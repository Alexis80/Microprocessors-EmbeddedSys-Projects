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9408127" w14:textId="77777777" w:rsidR="00A34E89" w:rsidRDefault="00A34E89">
      <w:pPr>
        <w:spacing w:line="276" w:lineRule="auto"/>
        <w:rPr>
          <w:sz w:val="48"/>
          <w:szCs w:val="48"/>
        </w:rPr>
      </w:pPr>
    </w:p>
    <w:p w14:paraId="4AA78172" w14:textId="77777777" w:rsidR="00A34E89" w:rsidRDefault="00A34E89">
      <w:pPr>
        <w:spacing w:line="276" w:lineRule="auto"/>
        <w:rPr>
          <w:sz w:val="48"/>
          <w:szCs w:val="48"/>
        </w:rPr>
      </w:pPr>
    </w:p>
    <w:p w14:paraId="171DC8CF" w14:textId="77777777" w:rsidR="00A34E89" w:rsidRDefault="00774C24">
      <w:pPr>
        <w:spacing w:line="276" w:lineRule="auto"/>
        <w:rPr>
          <w:sz w:val="48"/>
          <w:szCs w:val="48"/>
        </w:rPr>
      </w:pPr>
      <w:r>
        <w:rPr>
          <w:sz w:val="48"/>
          <w:szCs w:val="48"/>
        </w:rPr>
        <w:t>Design Assignment 4: Fixed Point Numbers, Real Time Response, and Interrupts</w:t>
      </w:r>
    </w:p>
    <w:p w14:paraId="6CAD713B" w14:textId="77777777" w:rsidR="00A34E89" w:rsidRDefault="00A34E89">
      <w:pPr>
        <w:spacing w:line="276" w:lineRule="auto"/>
        <w:rPr>
          <w:sz w:val="48"/>
          <w:szCs w:val="48"/>
        </w:rPr>
      </w:pPr>
    </w:p>
    <w:p w14:paraId="54DDE1F0" w14:textId="77777777" w:rsidR="00A34E89" w:rsidRDefault="00774C24">
      <w:pPr>
        <w:spacing w:line="276" w:lineRule="auto"/>
        <w:rPr>
          <w:sz w:val="48"/>
          <w:szCs w:val="48"/>
        </w:rPr>
      </w:pPr>
      <w:r>
        <w:rPr>
          <w:noProof/>
          <w:sz w:val="48"/>
          <w:szCs w:val="48"/>
          <w:lang w:val="en-US"/>
        </w:rPr>
        <w:drawing>
          <wp:inline distT="114300" distB="114300" distL="114300" distR="114300" wp14:anchorId="07CAE60D" wp14:editId="0DE82BE2">
            <wp:extent cx="6067108" cy="2550448"/>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a:stretch>
                      <a:fillRect/>
                    </a:stretch>
                  </pic:blipFill>
                  <pic:spPr>
                    <a:xfrm>
                      <a:off x="0" y="0"/>
                      <a:ext cx="6067108" cy="2550448"/>
                    </a:xfrm>
                    <a:prstGeom prst="rect">
                      <a:avLst/>
                    </a:prstGeom>
                    <a:ln/>
                  </pic:spPr>
                </pic:pic>
              </a:graphicData>
            </a:graphic>
          </wp:inline>
        </w:drawing>
      </w:r>
    </w:p>
    <w:p w14:paraId="5F31979E" w14:textId="77777777" w:rsidR="00A34E89" w:rsidRDefault="00A34E89">
      <w:pPr>
        <w:spacing w:line="276" w:lineRule="auto"/>
        <w:rPr>
          <w:sz w:val="48"/>
          <w:szCs w:val="48"/>
        </w:rPr>
      </w:pPr>
    </w:p>
    <w:p w14:paraId="0C9263AA" w14:textId="77777777" w:rsidR="00A34E89" w:rsidRDefault="00774C24">
      <w:pPr>
        <w:spacing w:line="276" w:lineRule="auto"/>
        <w:rPr>
          <w:sz w:val="36"/>
          <w:szCs w:val="36"/>
        </w:rPr>
      </w:pPr>
      <w:r>
        <w:rPr>
          <w:sz w:val="36"/>
          <w:szCs w:val="36"/>
        </w:rPr>
        <w:t>Alexis Adie and Madison Mastroberte</w:t>
      </w:r>
    </w:p>
    <w:p w14:paraId="67062D5F" w14:textId="77777777" w:rsidR="00A34E89" w:rsidRDefault="00774C24">
      <w:pPr>
        <w:spacing w:line="276" w:lineRule="auto"/>
        <w:rPr>
          <w:sz w:val="36"/>
          <w:szCs w:val="36"/>
        </w:rPr>
      </w:pPr>
      <w:r>
        <w:rPr>
          <w:sz w:val="36"/>
          <w:szCs w:val="36"/>
        </w:rPr>
        <w:t>ELC 411-01: Embedded Systems</w:t>
      </w:r>
    </w:p>
    <w:p w14:paraId="730793B0" w14:textId="77777777" w:rsidR="00A34E89" w:rsidRDefault="00A34E89">
      <w:pPr>
        <w:spacing w:line="276" w:lineRule="auto"/>
        <w:rPr>
          <w:sz w:val="36"/>
          <w:szCs w:val="36"/>
        </w:rPr>
      </w:pPr>
    </w:p>
    <w:p w14:paraId="04B9C2A6" w14:textId="77777777" w:rsidR="00A34E89" w:rsidRDefault="00774C24">
      <w:pPr>
        <w:spacing w:line="276" w:lineRule="auto"/>
        <w:rPr>
          <w:sz w:val="36"/>
          <w:szCs w:val="36"/>
        </w:rPr>
      </w:pPr>
      <w:r>
        <w:rPr>
          <w:sz w:val="36"/>
          <w:szCs w:val="36"/>
        </w:rPr>
        <w:t xml:space="preserve">Submitted: </w:t>
      </w:r>
    </w:p>
    <w:p w14:paraId="656D0995" w14:textId="77777777" w:rsidR="00A34E89" w:rsidRDefault="00774C24">
      <w:pPr>
        <w:spacing w:line="276" w:lineRule="auto"/>
        <w:rPr>
          <w:sz w:val="36"/>
          <w:szCs w:val="36"/>
        </w:rPr>
      </w:pPr>
      <w:r>
        <w:rPr>
          <w:sz w:val="36"/>
          <w:szCs w:val="36"/>
        </w:rPr>
        <w:t>November 9th 2017</w:t>
      </w:r>
    </w:p>
    <w:p w14:paraId="23158A93" w14:textId="77777777" w:rsidR="00A34E89" w:rsidRDefault="00A34E89">
      <w:pPr>
        <w:spacing w:line="276" w:lineRule="auto"/>
        <w:jc w:val="left"/>
        <w:rPr>
          <w:sz w:val="48"/>
          <w:szCs w:val="48"/>
        </w:rPr>
      </w:pPr>
    </w:p>
    <w:p w14:paraId="0C71DD08" w14:textId="77777777" w:rsidR="00A34E89" w:rsidRDefault="00A34E89">
      <w:pPr>
        <w:spacing w:line="276" w:lineRule="auto"/>
        <w:jc w:val="left"/>
        <w:rPr>
          <w:sz w:val="48"/>
          <w:szCs w:val="48"/>
        </w:rPr>
      </w:pPr>
    </w:p>
    <w:p w14:paraId="07393528" w14:textId="77777777" w:rsidR="00A34E89" w:rsidRDefault="00A34E89">
      <w:pPr>
        <w:spacing w:line="276" w:lineRule="auto"/>
        <w:rPr>
          <w:sz w:val="48"/>
          <w:szCs w:val="48"/>
        </w:rPr>
      </w:pPr>
    </w:p>
    <w:p w14:paraId="38B8EA51" w14:textId="77777777" w:rsidR="00A34E89" w:rsidRDefault="00A34E89">
      <w:pPr>
        <w:spacing w:line="276" w:lineRule="auto"/>
        <w:rPr>
          <w:sz w:val="48"/>
          <w:szCs w:val="48"/>
        </w:rPr>
      </w:pPr>
    </w:p>
    <w:p w14:paraId="2901F467" w14:textId="77777777" w:rsidR="00A34E89" w:rsidRDefault="00A34E89">
      <w:pPr>
        <w:spacing w:line="276" w:lineRule="auto"/>
        <w:jc w:val="left"/>
        <w:rPr>
          <w:sz w:val="48"/>
          <w:szCs w:val="48"/>
        </w:rPr>
      </w:pPr>
    </w:p>
    <w:p w14:paraId="4B09D820" w14:textId="77777777" w:rsidR="00A34E89" w:rsidRDefault="00774C24">
      <w:pPr>
        <w:spacing w:line="276" w:lineRule="auto"/>
      </w:pPr>
      <w:r>
        <w:rPr>
          <w:sz w:val="42"/>
          <w:szCs w:val="42"/>
        </w:rPr>
        <w:t>Design Assignment 4: Fixed Point Numbers, Real Time Response, and Interrupts</w:t>
      </w:r>
    </w:p>
    <w:p w14:paraId="53B5331E" w14:textId="77777777" w:rsidR="00A34E89" w:rsidRDefault="00774C24">
      <w:pPr>
        <w:widowControl w:val="0"/>
        <w:rPr>
          <w:sz w:val="22"/>
          <w:szCs w:val="22"/>
        </w:rPr>
      </w:pPr>
      <w:r>
        <w:rPr>
          <w:sz w:val="22"/>
          <w:szCs w:val="22"/>
        </w:rPr>
        <w:t>Alexis Adie and Madison Mastroberte</w:t>
      </w:r>
    </w:p>
    <w:p w14:paraId="6976EA86" w14:textId="77777777" w:rsidR="00A34E89" w:rsidRDefault="00774C24">
      <w:pPr>
        <w:widowControl w:val="0"/>
      </w:pPr>
      <w:r>
        <w:t xml:space="preserve">Department of Electrical and Computer Engineering </w:t>
      </w:r>
    </w:p>
    <w:p w14:paraId="121014B6" w14:textId="77777777" w:rsidR="00A34E89" w:rsidRDefault="00774C24">
      <w:pPr>
        <w:widowControl w:val="0"/>
      </w:pPr>
      <w:r>
        <w:t xml:space="preserve">The College of New Jersey </w:t>
      </w:r>
    </w:p>
    <w:p w14:paraId="0DF75187" w14:textId="77777777" w:rsidR="00A34E89" w:rsidRDefault="00774C24">
      <w:pPr>
        <w:widowControl w:val="0"/>
      </w:pPr>
      <w:r>
        <w:t xml:space="preserve">2000 Pennington Road, Ewing, NJ 08618, USA </w:t>
      </w:r>
    </w:p>
    <w:p w14:paraId="63FF5F7D" w14:textId="77777777" w:rsidR="00A34E89" w:rsidRDefault="00774C24">
      <w:pPr>
        <w:widowControl w:val="0"/>
        <w:rPr>
          <w:i/>
          <w:sz w:val="28"/>
          <w:szCs w:val="28"/>
        </w:rPr>
      </w:pPr>
      <w:r>
        <w:t>(adiea1, mastrom7)@tcnj.edu</w:t>
      </w:r>
    </w:p>
    <w:p w14:paraId="56FF2822" w14:textId="77777777" w:rsidR="00A34E89" w:rsidRDefault="00A34E89">
      <w:pPr>
        <w:sectPr w:rsidR="00A34E89">
          <w:pgSz w:w="12240" w:h="15840"/>
          <w:pgMar w:top="1080" w:right="893" w:bottom="1440" w:left="900" w:header="0" w:footer="720" w:gutter="0"/>
          <w:pgNumType w:start="1"/>
          <w:cols w:space="720"/>
        </w:sectPr>
      </w:pPr>
    </w:p>
    <w:p w14:paraId="15B38582" w14:textId="77777777" w:rsidR="00A34E89" w:rsidRDefault="00774C24">
      <w:pPr>
        <w:pStyle w:val="Heading1"/>
        <w:numPr>
          <w:ilvl w:val="0"/>
          <w:numId w:val="1"/>
        </w:numPr>
        <w:ind w:hanging="83"/>
        <w:contextualSpacing/>
        <w:rPr>
          <w:sz w:val="28"/>
          <w:szCs w:val="28"/>
        </w:rPr>
      </w:pPr>
      <w:r>
        <w:rPr>
          <w:sz w:val="28"/>
          <w:szCs w:val="28"/>
        </w:rPr>
        <w:t>Introduction</w:t>
      </w:r>
    </w:p>
    <w:p w14:paraId="231587F2" w14:textId="77777777" w:rsidR="00A34E89" w:rsidRDefault="00774C24">
      <w:pPr>
        <w:spacing w:after="200"/>
        <w:jc w:val="both"/>
      </w:pPr>
      <w:r>
        <w:t>The purpose of this experiment was to implement software that could quickly react to changing inputs. Two tasks with their own timing requirements were required to be carried out by the students to display the challenges in managing more than on task. The second part of the experiment had the group use an interrupt service routine (ISR) to carry out the multiple events with the desire to learn more about the benefits of their implementation.</w:t>
      </w:r>
    </w:p>
    <w:p w14:paraId="0C0D1FD7" w14:textId="77777777" w:rsidR="00A34E89" w:rsidRDefault="00774C24">
      <w:pPr>
        <w:pStyle w:val="Heading1"/>
        <w:rPr>
          <w:sz w:val="28"/>
          <w:szCs w:val="28"/>
        </w:rPr>
      </w:pPr>
      <w:bookmarkStart w:id="0" w:name="_dtiqo8hkhwaf" w:colFirst="0" w:colLast="0"/>
      <w:bookmarkEnd w:id="0"/>
      <w:r>
        <w:rPr>
          <w:sz w:val="28"/>
          <w:szCs w:val="28"/>
        </w:rPr>
        <w:t>II. Results</w:t>
      </w:r>
    </w:p>
    <w:p w14:paraId="6E8B352C" w14:textId="77777777" w:rsidR="00A34E89" w:rsidRDefault="00774C24">
      <w:pPr>
        <w:spacing w:line="276" w:lineRule="auto"/>
        <w:jc w:val="left"/>
        <w:rPr>
          <w:i/>
          <w:sz w:val="22"/>
          <w:szCs w:val="22"/>
        </w:rPr>
      </w:pPr>
      <w:r>
        <w:rPr>
          <w:i/>
          <w:sz w:val="22"/>
          <w:szCs w:val="22"/>
        </w:rPr>
        <w:t>A. Real Time Response and Waveforms</w:t>
      </w:r>
    </w:p>
    <w:p w14:paraId="6D83D06B" w14:textId="77777777" w:rsidR="00A34E89" w:rsidRDefault="00774C24">
      <w:pPr>
        <w:jc w:val="both"/>
      </w:pPr>
      <w:r>
        <w:rPr>
          <w:b/>
        </w:rPr>
        <w:t xml:space="preserve">Table 1. </w:t>
      </w:r>
      <w:r>
        <w:t>Latency range for a 10 Hz wave frequency with various animation rates without interrupts.</w:t>
      </w:r>
    </w:p>
    <w:tbl>
      <w:tblPr>
        <w:tblStyle w:val="a"/>
        <w:tblW w:w="3495" w:type="dxa"/>
        <w:tblInd w:w="7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1800"/>
      </w:tblGrid>
      <w:tr w:rsidR="00A34E89" w14:paraId="18AD058B" w14:textId="77777777">
        <w:tc>
          <w:tcPr>
            <w:tcW w:w="1695" w:type="dxa"/>
            <w:shd w:val="clear" w:color="auto" w:fill="auto"/>
            <w:tcMar>
              <w:top w:w="100" w:type="dxa"/>
              <w:left w:w="100" w:type="dxa"/>
              <w:bottom w:w="100" w:type="dxa"/>
              <w:right w:w="100" w:type="dxa"/>
            </w:tcMar>
          </w:tcPr>
          <w:p w14:paraId="74DF8763" w14:textId="77777777" w:rsidR="00A34E89" w:rsidRDefault="00774C24">
            <w:pPr>
              <w:widowControl w:val="0"/>
            </w:pPr>
            <w:r>
              <w:t xml:space="preserve">Animation Rate </w:t>
            </w:r>
          </w:p>
        </w:tc>
        <w:tc>
          <w:tcPr>
            <w:tcW w:w="1800" w:type="dxa"/>
            <w:shd w:val="clear" w:color="auto" w:fill="auto"/>
            <w:tcMar>
              <w:top w:w="100" w:type="dxa"/>
              <w:left w:w="100" w:type="dxa"/>
              <w:bottom w:w="100" w:type="dxa"/>
              <w:right w:w="100" w:type="dxa"/>
            </w:tcMar>
          </w:tcPr>
          <w:p w14:paraId="3E59DE2C" w14:textId="77777777" w:rsidR="00A34E89" w:rsidRDefault="00774C24">
            <w:pPr>
              <w:widowControl w:val="0"/>
            </w:pPr>
            <w:r>
              <w:t>Estimated Latency</w:t>
            </w:r>
          </w:p>
        </w:tc>
      </w:tr>
      <w:tr w:rsidR="00A34E89" w14:paraId="6E58193E" w14:textId="77777777">
        <w:tc>
          <w:tcPr>
            <w:tcW w:w="1695" w:type="dxa"/>
            <w:shd w:val="clear" w:color="auto" w:fill="auto"/>
            <w:tcMar>
              <w:top w:w="100" w:type="dxa"/>
              <w:left w:w="100" w:type="dxa"/>
              <w:bottom w:w="100" w:type="dxa"/>
              <w:right w:w="100" w:type="dxa"/>
            </w:tcMar>
          </w:tcPr>
          <w:p w14:paraId="40BA6AE1" w14:textId="77777777" w:rsidR="00A34E89" w:rsidRDefault="00774C24">
            <w:pPr>
              <w:widowControl w:val="0"/>
            </w:pPr>
            <w:r>
              <w:t xml:space="preserve">20 </w:t>
            </w:r>
            <w:proofErr w:type="spellStart"/>
            <w:r>
              <w:t>ms</w:t>
            </w:r>
            <w:proofErr w:type="spellEnd"/>
          </w:p>
        </w:tc>
        <w:tc>
          <w:tcPr>
            <w:tcW w:w="1800" w:type="dxa"/>
            <w:shd w:val="clear" w:color="auto" w:fill="auto"/>
            <w:tcMar>
              <w:top w:w="100" w:type="dxa"/>
              <w:left w:w="100" w:type="dxa"/>
              <w:bottom w:w="100" w:type="dxa"/>
              <w:right w:w="100" w:type="dxa"/>
            </w:tcMar>
          </w:tcPr>
          <w:p w14:paraId="4AA31B38" w14:textId="77777777" w:rsidR="00A34E89" w:rsidRDefault="00774C24">
            <w:pPr>
              <w:widowControl w:val="0"/>
            </w:pPr>
            <w:r>
              <w:t xml:space="preserve">21.5 </w:t>
            </w:r>
            <w:proofErr w:type="spellStart"/>
            <w:r>
              <w:t>ms</w:t>
            </w:r>
            <w:proofErr w:type="spellEnd"/>
          </w:p>
        </w:tc>
      </w:tr>
      <w:tr w:rsidR="00A34E89" w14:paraId="6CF08608" w14:textId="77777777">
        <w:tc>
          <w:tcPr>
            <w:tcW w:w="1695" w:type="dxa"/>
            <w:shd w:val="clear" w:color="auto" w:fill="auto"/>
            <w:tcMar>
              <w:top w:w="100" w:type="dxa"/>
              <w:left w:w="100" w:type="dxa"/>
              <w:bottom w:w="100" w:type="dxa"/>
              <w:right w:w="100" w:type="dxa"/>
            </w:tcMar>
          </w:tcPr>
          <w:p w14:paraId="44CD60ED" w14:textId="77777777" w:rsidR="00A34E89" w:rsidRDefault="00774C24">
            <w:pPr>
              <w:widowControl w:val="0"/>
            </w:pPr>
            <w:r>
              <w:t xml:space="preserve">40 </w:t>
            </w:r>
            <w:proofErr w:type="spellStart"/>
            <w:r>
              <w:t>ms</w:t>
            </w:r>
            <w:proofErr w:type="spellEnd"/>
          </w:p>
        </w:tc>
        <w:tc>
          <w:tcPr>
            <w:tcW w:w="1800" w:type="dxa"/>
            <w:shd w:val="clear" w:color="auto" w:fill="auto"/>
            <w:tcMar>
              <w:top w:w="100" w:type="dxa"/>
              <w:left w:w="100" w:type="dxa"/>
              <w:bottom w:w="100" w:type="dxa"/>
              <w:right w:w="100" w:type="dxa"/>
            </w:tcMar>
          </w:tcPr>
          <w:p w14:paraId="160C3240" w14:textId="77777777" w:rsidR="00A34E89" w:rsidRDefault="00774C24">
            <w:pPr>
              <w:widowControl w:val="0"/>
            </w:pPr>
            <w:r>
              <w:t xml:space="preserve">37.5 </w:t>
            </w:r>
            <w:proofErr w:type="spellStart"/>
            <w:r>
              <w:t>ms</w:t>
            </w:r>
            <w:proofErr w:type="spellEnd"/>
          </w:p>
        </w:tc>
      </w:tr>
      <w:tr w:rsidR="00A34E89" w14:paraId="393E11F2" w14:textId="77777777">
        <w:tc>
          <w:tcPr>
            <w:tcW w:w="1695" w:type="dxa"/>
            <w:shd w:val="clear" w:color="auto" w:fill="auto"/>
            <w:tcMar>
              <w:top w:w="100" w:type="dxa"/>
              <w:left w:w="100" w:type="dxa"/>
              <w:bottom w:w="100" w:type="dxa"/>
              <w:right w:w="100" w:type="dxa"/>
            </w:tcMar>
          </w:tcPr>
          <w:p w14:paraId="6252D75E" w14:textId="77777777" w:rsidR="00A34E89" w:rsidRDefault="00774C24">
            <w:pPr>
              <w:widowControl w:val="0"/>
            </w:pPr>
            <w:r>
              <w:t xml:space="preserve">60 </w:t>
            </w:r>
            <w:proofErr w:type="spellStart"/>
            <w:r>
              <w:t>ms</w:t>
            </w:r>
            <w:proofErr w:type="spellEnd"/>
          </w:p>
        </w:tc>
        <w:tc>
          <w:tcPr>
            <w:tcW w:w="1800" w:type="dxa"/>
            <w:shd w:val="clear" w:color="auto" w:fill="auto"/>
            <w:tcMar>
              <w:top w:w="100" w:type="dxa"/>
              <w:left w:w="100" w:type="dxa"/>
              <w:bottom w:w="100" w:type="dxa"/>
              <w:right w:w="100" w:type="dxa"/>
            </w:tcMar>
          </w:tcPr>
          <w:p w14:paraId="1F1D11BC" w14:textId="77777777" w:rsidR="00A34E89" w:rsidRDefault="00774C24">
            <w:pPr>
              <w:widowControl w:val="0"/>
            </w:pPr>
            <w:r>
              <w:t xml:space="preserve">82.2 </w:t>
            </w:r>
            <w:proofErr w:type="spellStart"/>
            <w:r>
              <w:t>ms</w:t>
            </w:r>
            <w:proofErr w:type="spellEnd"/>
          </w:p>
        </w:tc>
      </w:tr>
    </w:tbl>
    <w:p w14:paraId="1D4330AE" w14:textId="77777777" w:rsidR="00A34E89" w:rsidRDefault="00A34E89">
      <w:pPr>
        <w:jc w:val="left"/>
      </w:pPr>
    </w:p>
    <w:p w14:paraId="35AF4CCB" w14:textId="77777777" w:rsidR="00A34E89" w:rsidRDefault="00774C24">
      <w:pPr>
        <w:jc w:val="both"/>
      </w:pPr>
      <w:r>
        <w:rPr>
          <w:b/>
        </w:rPr>
        <w:t xml:space="preserve">Table 2. </w:t>
      </w:r>
      <w:r>
        <w:t>Latency range for various animation rates with interrupts.</w:t>
      </w:r>
    </w:p>
    <w:tbl>
      <w:tblPr>
        <w:tblStyle w:val="a0"/>
        <w:tblW w:w="3405" w:type="dxa"/>
        <w:tblInd w:w="7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1680"/>
      </w:tblGrid>
      <w:tr w:rsidR="00A34E89" w14:paraId="655338DA" w14:textId="77777777">
        <w:tc>
          <w:tcPr>
            <w:tcW w:w="1725" w:type="dxa"/>
            <w:shd w:val="clear" w:color="auto" w:fill="auto"/>
            <w:tcMar>
              <w:top w:w="100" w:type="dxa"/>
              <w:left w:w="100" w:type="dxa"/>
              <w:bottom w:w="100" w:type="dxa"/>
              <w:right w:w="100" w:type="dxa"/>
            </w:tcMar>
          </w:tcPr>
          <w:p w14:paraId="2121C976" w14:textId="77777777" w:rsidR="00A34E89" w:rsidRDefault="00774C24">
            <w:pPr>
              <w:widowControl w:val="0"/>
            </w:pPr>
            <w:r>
              <w:t>Frequency</w:t>
            </w:r>
          </w:p>
        </w:tc>
        <w:tc>
          <w:tcPr>
            <w:tcW w:w="1680" w:type="dxa"/>
            <w:shd w:val="clear" w:color="auto" w:fill="auto"/>
            <w:tcMar>
              <w:top w:w="100" w:type="dxa"/>
              <w:left w:w="100" w:type="dxa"/>
              <w:bottom w:w="100" w:type="dxa"/>
              <w:right w:w="100" w:type="dxa"/>
            </w:tcMar>
          </w:tcPr>
          <w:p w14:paraId="283A72CF" w14:textId="77777777" w:rsidR="00A34E89" w:rsidRDefault="00774C24">
            <w:pPr>
              <w:widowControl w:val="0"/>
            </w:pPr>
            <w:r>
              <w:t>Latency</w:t>
            </w:r>
          </w:p>
        </w:tc>
      </w:tr>
      <w:tr w:rsidR="00A34E89" w14:paraId="44B7CCFF" w14:textId="77777777">
        <w:tc>
          <w:tcPr>
            <w:tcW w:w="1725" w:type="dxa"/>
            <w:shd w:val="clear" w:color="auto" w:fill="auto"/>
            <w:tcMar>
              <w:top w:w="100" w:type="dxa"/>
              <w:left w:w="100" w:type="dxa"/>
              <w:bottom w:w="100" w:type="dxa"/>
              <w:right w:w="100" w:type="dxa"/>
            </w:tcMar>
          </w:tcPr>
          <w:p w14:paraId="44B8F23D" w14:textId="77777777" w:rsidR="00A34E89" w:rsidRDefault="00774C24">
            <w:pPr>
              <w:widowControl w:val="0"/>
            </w:pPr>
            <w:r>
              <w:t>10 Hz</w:t>
            </w:r>
          </w:p>
        </w:tc>
        <w:tc>
          <w:tcPr>
            <w:tcW w:w="1680" w:type="dxa"/>
            <w:shd w:val="clear" w:color="auto" w:fill="auto"/>
            <w:tcMar>
              <w:top w:w="100" w:type="dxa"/>
              <w:left w:w="100" w:type="dxa"/>
              <w:bottom w:w="100" w:type="dxa"/>
              <w:right w:w="100" w:type="dxa"/>
            </w:tcMar>
          </w:tcPr>
          <w:p w14:paraId="55F50093" w14:textId="77777777" w:rsidR="00A34E89" w:rsidRDefault="00774C24">
            <w:pPr>
              <w:widowControl w:val="0"/>
              <w:rPr>
                <w:ins w:id="1" w:author="Larry Pearlstein" w:date="2017-11-25T20:05:00Z"/>
              </w:rPr>
            </w:pPr>
            <w:r>
              <w:t xml:space="preserve">0.0 </w:t>
            </w:r>
            <w:proofErr w:type="spellStart"/>
            <w:r>
              <w:t>ms</w:t>
            </w:r>
            <w:proofErr w:type="spellEnd"/>
          </w:p>
          <w:p w14:paraId="0631EF59" w14:textId="187A8094" w:rsidR="008179D1" w:rsidRDefault="008179D1">
            <w:pPr>
              <w:widowControl w:val="0"/>
            </w:pPr>
            <w:ins w:id="2" w:author="Larry Pearlstein" w:date="2017-11-25T20:05:00Z">
              <w:r>
                <w:t xml:space="preserve">value should be in </w:t>
              </w:r>
              <w:proofErr w:type="spellStart"/>
              <w:r>
                <w:t>usec</w:t>
              </w:r>
              <w:proofErr w:type="spellEnd"/>
              <w:r w:rsidR="00867D6B">
                <w:t xml:space="preserve">, about 1.6 </w:t>
              </w:r>
              <w:proofErr w:type="spellStart"/>
              <w:r w:rsidR="00867D6B">
                <w:t>usec</w:t>
              </w:r>
              <w:proofErr w:type="spellEnd"/>
              <w:r w:rsidR="00867D6B">
                <w:t xml:space="preserve"> for all cases</w:t>
              </w:r>
            </w:ins>
          </w:p>
        </w:tc>
      </w:tr>
      <w:tr w:rsidR="00A34E89" w14:paraId="4CFD28DC" w14:textId="77777777">
        <w:tc>
          <w:tcPr>
            <w:tcW w:w="1725" w:type="dxa"/>
            <w:shd w:val="clear" w:color="auto" w:fill="auto"/>
            <w:tcMar>
              <w:top w:w="100" w:type="dxa"/>
              <w:left w:w="100" w:type="dxa"/>
              <w:bottom w:w="100" w:type="dxa"/>
              <w:right w:w="100" w:type="dxa"/>
            </w:tcMar>
          </w:tcPr>
          <w:p w14:paraId="5A403E28" w14:textId="77777777" w:rsidR="00A34E89" w:rsidRDefault="00774C24">
            <w:pPr>
              <w:widowControl w:val="0"/>
            </w:pPr>
            <w:r>
              <w:t>100 Hz</w:t>
            </w:r>
          </w:p>
        </w:tc>
        <w:tc>
          <w:tcPr>
            <w:tcW w:w="1680" w:type="dxa"/>
            <w:shd w:val="clear" w:color="auto" w:fill="auto"/>
            <w:tcMar>
              <w:top w:w="100" w:type="dxa"/>
              <w:left w:w="100" w:type="dxa"/>
              <w:bottom w:w="100" w:type="dxa"/>
              <w:right w:w="100" w:type="dxa"/>
            </w:tcMar>
          </w:tcPr>
          <w:p w14:paraId="6D9D7778" w14:textId="77777777" w:rsidR="00A34E89" w:rsidRDefault="00774C24">
            <w:pPr>
              <w:widowControl w:val="0"/>
            </w:pPr>
            <w:r>
              <w:t xml:space="preserve">0.0 </w:t>
            </w:r>
            <w:proofErr w:type="spellStart"/>
            <w:r>
              <w:t>ms</w:t>
            </w:r>
            <w:proofErr w:type="spellEnd"/>
          </w:p>
        </w:tc>
      </w:tr>
      <w:tr w:rsidR="00A34E89" w14:paraId="6CE6D1C2" w14:textId="77777777">
        <w:tc>
          <w:tcPr>
            <w:tcW w:w="1725" w:type="dxa"/>
            <w:shd w:val="clear" w:color="auto" w:fill="auto"/>
            <w:tcMar>
              <w:top w:w="100" w:type="dxa"/>
              <w:left w:w="100" w:type="dxa"/>
              <w:bottom w:w="100" w:type="dxa"/>
              <w:right w:w="100" w:type="dxa"/>
            </w:tcMar>
          </w:tcPr>
          <w:p w14:paraId="271559EA" w14:textId="77777777" w:rsidR="00A34E89" w:rsidRDefault="00774C24">
            <w:pPr>
              <w:widowControl w:val="0"/>
            </w:pPr>
            <w:r>
              <w:t>100 kHz</w:t>
            </w:r>
          </w:p>
        </w:tc>
        <w:tc>
          <w:tcPr>
            <w:tcW w:w="1680" w:type="dxa"/>
            <w:shd w:val="clear" w:color="auto" w:fill="auto"/>
            <w:tcMar>
              <w:top w:w="100" w:type="dxa"/>
              <w:left w:w="100" w:type="dxa"/>
              <w:bottom w:w="100" w:type="dxa"/>
              <w:right w:w="100" w:type="dxa"/>
            </w:tcMar>
          </w:tcPr>
          <w:p w14:paraId="79271F40" w14:textId="77777777" w:rsidR="00A34E89" w:rsidRDefault="00774C24">
            <w:pPr>
              <w:widowControl w:val="0"/>
            </w:pPr>
            <w:r>
              <w:t xml:space="preserve">11.3 </w:t>
            </w:r>
            <w:proofErr w:type="spellStart"/>
            <w:r>
              <w:t>ms</w:t>
            </w:r>
            <w:proofErr w:type="spellEnd"/>
          </w:p>
        </w:tc>
      </w:tr>
      <w:tr w:rsidR="00A34E89" w14:paraId="3EAB122E" w14:textId="77777777">
        <w:tc>
          <w:tcPr>
            <w:tcW w:w="1725" w:type="dxa"/>
            <w:shd w:val="clear" w:color="auto" w:fill="auto"/>
            <w:tcMar>
              <w:top w:w="100" w:type="dxa"/>
              <w:left w:w="100" w:type="dxa"/>
              <w:bottom w:w="100" w:type="dxa"/>
              <w:right w:w="100" w:type="dxa"/>
            </w:tcMar>
          </w:tcPr>
          <w:p w14:paraId="6E09F4E3" w14:textId="77777777" w:rsidR="00A34E89" w:rsidRDefault="00774C24">
            <w:pPr>
              <w:widowControl w:val="0"/>
            </w:pPr>
            <w:r>
              <w:t>110 kHz</w:t>
            </w:r>
          </w:p>
        </w:tc>
        <w:tc>
          <w:tcPr>
            <w:tcW w:w="1680" w:type="dxa"/>
            <w:shd w:val="clear" w:color="auto" w:fill="auto"/>
            <w:tcMar>
              <w:top w:w="100" w:type="dxa"/>
              <w:left w:w="100" w:type="dxa"/>
              <w:bottom w:w="100" w:type="dxa"/>
              <w:right w:w="100" w:type="dxa"/>
            </w:tcMar>
          </w:tcPr>
          <w:p w14:paraId="0F049A95" w14:textId="77777777" w:rsidR="00A34E89" w:rsidRDefault="00774C24">
            <w:pPr>
              <w:widowControl w:val="0"/>
            </w:pPr>
            <w:r>
              <w:t xml:space="preserve">12.8 </w:t>
            </w:r>
            <w:proofErr w:type="spellStart"/>
            <w:r>
              <w:t>ms</w:t>
            </w:r>
            <w:proofErr w:type="spellEnd"/>
          </w:p>
        </w:tc>
      </w:tr>
      <w:tr w:rsidR="00A34E89" w14:paraId="5B0CF622" w14:textId="77777777">
        <w:tc>
          <w:tcPr>
            <w:tcW w:w="1725" w:type="dxa"/>
            <w:shd w:val="clear" w:color="auto" w:fill="auto"/>
            <w:tcMar>
              <w:top w:w="100" w:type="dxa"/>
              <w:left w:w="100" w:type="dxa"/>
              <w:bottom w:w="100" w:type="dxa"/>
              <w:right w:w="100" w:type="dxa"/>
            </w:tcMar>
          </w:tcPr>
          <w:p w14:paraId="43E55690" w14:textId="77777777" w:rsidR="00A34E89" w:rsidRDefault="00774C24">
            <w:pPr>
              <w:widowControl w:val="0"/>
            </w:pPr>
            <w:r>
              <w:t>150 kHz</w:t>
            </w:r>
          </w:p>
        </w:tc>
        <w:tc>
          <w:tcPr>
            <w:tcW w:w="1680" w:type="dxa"/>
            <w:shd w:val="clear" w:color="auto" w:fill="auto"/>
            <w:tcMar>
              <w:top w:w="100" w:type="dxa"/>
              <w:left w:w="100" w:type="dxa"/>
              <w:bottom w:w="100" w:type="dxa"/>
              <w:right w:w="100" w:type="dxa"/>
            </w:tcMar>
          </w:tcPr>
          <w:p w14:paraId="5036A2B6" w14:textId="77777777" w:rsidR="00A34E89" w:rsidRDefault="00774C24">
            <w:pPr>
              <w:widowControl w:val="0"/>
            </w:pPr>
            <w:r>
              <w:t xml:space="preserve">15.5 </w:t>
            </w:r>
            <w:proofErr w:type="spellStart"/>
            <w:r>
              <w:t>ms</w:t>
            </w:r>
            <w:proofErr w:type="spellEnd"/>
          </w:p>
        </w:tc>
      </w:tr>
    </w:tbl>
    <w:p w14:paraId="1B4B6446" w14:textId="77777777" w:rsidR="00A34E89" w:rsidRDefault="00A34E89">
      <w:pPr>
        <w:jc w:val="left"/>
      </w:pPr>
    </w:p>
    <w:p w14:paraId="365296D0" w14:textId="77777777" w:rsidR="00A34E89" w:rsidRDefault="00A34E89">
      <w:pPr>
        <w:spacing w:line="276" w:lineRule="auto"/>
        <w:jc w:val="left"/>
      </w:pPr>
    </w:p>
    <w:p w14:paraId="19708B0C" w14:textId="77777777" w:rsidR="00A34E89" w:rsidRDefault="00774C24">
      <w:pPr>
        <w:spacing w:line="276" w:lineRule="auto"/>
        <w:jc w:val="left"/>
      </w:pPr>
      <w:r>
        <w:rPr>
          <w:rFonts w:ascii="Arial" w:eastAsia="Arial" w:hAnsi="Arial" w:cs="Arial"/>
          <w:noProof/>
          <w:sz w:val="22"/>
          <w:szCs w:val="22"/>
          <w:lang w:val="en-US"/>
        </w:rPr>
        <w:drawing>
          <wp:inline distT="114300" distB="114300" distL="114300" distR="114300" wp14:anchorId="1EE8488F" wp14:editId="5034460D">
            <wp:extent cx="3317518" cy="1709738"/>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l="25297" t="30200" r="36641" b="40298"/>
                    <a:stretch>
                      <a:fillRect/>
                    </a:stretch>
                  </pic:blipFill>
                  <pic:spPr>
                    <a:xfrm>
                      <a:off x="0" y="0"/>
                      <a:ext cx="3317518" cy="1709738"/>
                    </a:xfrm>
                    <a:prstGeom prst="rect">
                      <a:avLst/>
                    </a:prstGeom>
                    <a:ln/>
                  </pic:spPr>
                </pic:pic>
              </a:graphicData>
            </a:graphic>
          </wp:inline>
        </w:drawing>
      </w:r>
    </w:p>
    <w:p w14:paraId="0D930AE7" w14:textId="77777777" w:rsidR="00A34E89" w:rsidRDefault="00774C24">
      <w:pPr>
        <w:spacing w:line="276" w:lineRule="auto"/>
        <w:jc w:val="left"/>
      </w:pPr>
      <w:r>
        <w:rPr>
          <w:b/>
        </w:rPr>
        <w:t xml:space="preserve">Figure 1. </w:t>
      </w:r>
      <w:r>
        <w:t xml:space="preserve">Input (yellow) and output (red) square waveforms at 10 Hz with an animation delay of 20 </w:t>
      </w:r>
      <w:proofErr w:type="spellStart"/>
      <w:r>
        <w:t>ms</w:t>
      </w:r>
      <w:proofErr w:type="spellEnd"/>
      <w:r>
        <w:t xml:space="preserve"> [100 </w:t>
      </w:r>
      <w:proofErr w:type="spellStart"/>
      <w:r>
        <w:t>ms</w:t>
      </w:r>
      <w:proofErr w:type="spellEnd"/>
      <w:r>
        <w:t>/div | 5V/div].</w:t>
      </w:r>
    </w:p>
    <w:p w14:paraId="5D15F497" w14:textId="77777777" w:rsidR="00A34E89" w:rsidRDefault="00A34E89">
      <w:pPr>
        <w:spacing w:line="276" w:lineRule="auto"/>
        <w:jc w:val="left"/>
      </w:pPr>
    </w:p>
    <w:p w14:paraId="2E55394C" w14:textId="77777777" w:rsidR="00A34E89" w:rsidRDefault="00774C24">
      <w:pPr>
        <w:spacing w:line="276" w:lineRule="auto"/>
        <w:jc w:val="left"/>
      </w:pPr>
      <w:r>
        <w:rPr>
          <w:rFonts w:ascii="Arial" w:eastAsia="Arial" w:hAnsi="Arial" w:cs="Arial"/>
          <w:noProof/>
          <w:sz w:val="22"/>
          <w:szCs w:val="22"/>
          <w:lang w:val="en-US"/>
        </w:rPr>
        <w:drawing>
          <wp:inline distT="114300" distB="114300" distL="114300" distR="114300" wp14:anchorId="00705218" wp14:editId="700A0F60">
            <wp:extent cx="3379047" cy="1538288"/>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
                    <a:srcRect l="18395" t="29033" r="37618" b="41862"/>
                    <a:stretch>
                      <a:fillRect/>
                    </a:stretch>
                  </pic:blipFill>
                  <pic:spPr>
                    <a:xfrm>
                      <a:off x="0" y="0"/>
                      <a:ext cx="3379047" cy="1538288"/>
                    </a:xfrm>
                    <a:prstGeom prst="rect">
                      <a:avLst/>
                    </a:prstGeom>
                    <a:ln/>
                  </pic:spPr>
                </pic:pic>
              </a:graphicData>
            </a:graphic>
          </wp:inline>
        </w:drawing>
      </w:r>
    </w:p>
    <w:p w14:paraId="1683D66E" w14:textId="77777777" w:rsidR="00A34E89" w:rsidRDefault="00774C24">
      <w:pPr>
        <w:spacing w:line="276" w:lineRule="auto"/>
        <w:jc w:val="both"/>
      </w:pPr>
      <w:r>
        <w:rPr>
          <w:b/>
        </w:rPr>
        <w:t>Figure 2.</w:t>
      </w:r>
      <w:r>
        <w:t xml:space="preserve"> Input (yellow) and output (red) square waveforms at 10 Hz with an animation delay of 40 </w:t>
      </w:r>
      <w:proofErr w:type="spellStart"/>
      <w:r>
        <w:t>ms</w:t>
      </w:r>
      <w:proofErr w:type="spellEnd"/>
      <w:r>
        <w:t xml:space="preserve"> [100 </w:t>
      </w:r>
      <w:proofErr w:type="spellStart"/>
      <w:r>
        <w:t>ms</w:t>
      </w:r>
      <w:proofErr w:type="spellEnd"/>
      <w:r>
        <w:t>/div | 5V/div].</w:t>
      </w:r>
    </w:p>
    <w:p w14:paraId="5AC5E7D1" w14:textId="77777777" w:rsidR="00A34E89" w:rsidRDefault="00A34E89">
      <w:pPr>
        <w:spacing w:line="276" w:lineRule="auto"/>
        <w:jc w:val="left"/>
      </w:pPr>
    </w:p>
    <w:p w14:paraId="755B1D0E" w14:textId="77777777" w:rsidR="00A34E89" w:rsidRDefault="00774C24">
      <w:pPr>
        <w:spacing w:line="276" w:lineRule="auto"/>
        <w:jc w:val="left"/>
      </w:pPr>
      <w:r>
        <w:rPr>
          <w:rFonts w:ascii="Arial" w:eastAsia="Arial" w:hAnsi="Arial" w:cs="Arial"/>
          <w:noProof/>
          <w:sz w:val="22"/>
          <w:szCs w:val="22"/>
          <w:lang w:val="en-US"/>
        </w:rPr>
        <w:drawing>
          <wp:inline distT="114300" distB="114300" distL="114300" distR="114300" wp14:anchorId="4CFCB99B" wp14:editId="16694BB3">
            <wp:extent cx="3376613" cy="1620774"/>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l="13425" t="29170" r="36394" b="40605"/>
                    <a:stretch>
                      <a:fillRect/>
                    </a:stretch>
                  </pic:blipFill>
                  <pic:spPr>
                    <a:xfrm>
                      <a:off x="0" y="0"/>
                      <a:ext cx="3376613" cy="1620774"/>
                    </a:xfrm>
                    <a:prstGeom prst="rect">
                      <a:avLst/>
                    </a:prstGeom>
                    <a:ln/>
                  </pic:spPr>
                </pic:pic>
              </a:graphicData>
            </a:graphic>
          </wp:inline>
        </w:drawing>
      </w:r>
    </w:p>
    <w:p w14:paraId="4376A403" w14:textId="77777777" w:rsidR="00A34E89" w:rsidRDefault="00774C24">
      <w:pPr>
        <w:spacing w:line="276" w:lineRule="auto"/>
        <w:jc w:val="both"/>
      </w:pPr>
      <w:r>
        <w:rPr>
          <w:b/>
        </w:rPr>
        <w:t xml:space="preserve">Figure 3. </w:t>
      </w:r>
      <w:r>
        <w:t xml:space="preserve">Input (yellow) and output (red) square waveforms at 10 Hz with an animation delay of 60 </w:t>
      </w:r>
      <w:proofErr w:type="spellStart"/>
      <w:r>
        <w:t>ms</w:t>
      </w:r>
      <w:proofErr w:type="spellEnd"/>
      <w:r>
        <w:t xml:space="preserve"> [100 </w:t>
      </w:r>
      <w:proofErr w:type="spellStart"/>
      <w:r>
        <w:t>ms</w:t>
      </w:r>
      <w:proofErr w:type="spellEnd"/>
      <w:r>
        <w:t>/div | 5V/div].</w:t>
      </w:r>
    </w:p>
    <w:p w14:paraId="397EDFBB" w14:textId="77777777" w:rsidR="00A34E89" w:rsidRDefault="00A34E89">
      <w:pPr>
        <w:spacing w:line="276" w:lineRule="auto"/>
        <w:jc w:val="left"/>
      </w:pPr>
    </w:p>
    <w:p w14:paraId="5359DE33" w14:textId="77777777" w:rsidR="00A34E89" w:rsidRDefault="00774C24">
      <w:pPr>
        <w:spacing w:line="276" w:lineRule="auto"/>
        <w:jc w:val="left"/>
      </w:pPr>
      <w:r>
        <w:rPr>
          <w:rFonts w:ascii="Arial" w:eastAsia="Arial" w:hAnsi="Arial" w:cs="Arial"/>
          <w:noProof/>
          <w:sz w:val="22"/>
          <w:szCs w:val="22"/>
          <w:lang w:val="en-US"/>
        </w:rPr>
        <w:lastRenderedPageBreak/>
        <w:drawing>
          <wp:inline distT="114300" distB="114300" distL="114300" distR="114300" wp14:anchorId="6089C414" wp14:editId="203419FF">
            <wp:extent cx="3343275" cy="1628775"/>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l="5654" t="26528" r="34990" b="37196"/>
                    <a:stretch>
                      <a:fillRect/>
                    </a:stretch>
                  </pic:blipFill>
                  <pic:spPr>
                    <a:xfrm>
                      <a:off x="0" y="0"/>
                      <a:ext cx="3343275" cy="1628775"/>
                    </a:xfrm>
                    <a:prstGeom prst="rect">
                      <a:avLst/>
                    </a:prstGeom>
                    <a:ln/>
                  </pic:spPr>
                </pic:pic>
              </a:graphicData>
            </a:graphic>
          </wp:inline>
        </w:drawing>
      </w:r>
    </w:p>
    <w:p w14:paraId="39AE3F7E" w14:textId="77777777" w:rsidR="00A34E89" w:rsidRDefault="00774C24">
      <w:pPr>
        <w:spacing w:line="276" w:lineRule="auto"/>
        <w:jc w:val="both"/>
      </w:pPr>
      <w:r>
        <w:rPr>
          <w:b/>
        </w:rPr>
        <w:t xml:space="preserve">Figure 4. </w:t>
      </w:r>
      <w:r>
        <w:t xml:space="preserve">Input (yellow) and output (red) square waveforms at 100 Hz with an animation delay of 20 </w:t>
      </w:r>
      <w:proofErr w:type="spellStart"/>
      <w:r>
        <w:t>ms</w:t>
      </w:r>
      <w:proofErr w:type="spellEnd"/>
      <w:r>
        <w:t xml:space="preserve"> [20 </w:t>
      </w:r>
      <w:proofErr w:type="spellStart"/>
      <w:r>
        <w:t>ms</w:t>
      </w:r>
      <w:proofErr w:type="spellEnd"/>
      <w:r>
        <w:t>/div | 5V/div].</w:t>
      </w:r>
    </w:p>
    <w:p w14:paraId="6CC68D00" w14:textId="77777777" w:rsidR="00A34E89" w:rsidRDefault="00A34E89">
      <w:pPr>
        <w:spacing w:line="276" w:lineRule="auto"/>
        <w:jc w:val="left"/>
      </w:pPr>
    </w:p>
    <w:p w14:paraId="181C3D1A" w14:textId="77777777" w:rsidR="00A34E89" w:rsidRDefault="00774C24">
      <w:pPr>
        <w:spacing w:line="276" w:lineRule="auto"/>
        <w:jc w:val="left"/>
      </w:pPr>
      <w:r>
        <w:rPr>
          <w:rFonts w:ascii="Arial" w:eastAsia="Arial" w:hAnsi="Arial" w:cs="Arial"/>
          <w:noProof/>
          <w:sz w:val="22"/>
          <w:szCs w:val="22"/>
          <w:lang w:val="en-US"/>
        </w:rPr>
        <w:drawing>
          <wp:inline distT="114300" distB="114300" distL="114300" distR="114300" wp14:anchorId="09D6003D" wp14:editId="71D3EB44">
            <wp:extent cx="3333750" cy="1571625"/>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l="5654" t="25437" r="33350" b="38432"/>
                    <a:stretch>
                      <a:fillRect/>
                    </a:stretch>
                  </pic:blipFill>
                  <pic:spPr>
                    <a:xfrm>
                      <a:off x="0" y="0"/>
                      <a:ext cx="3333750" cy="1571625"/>
                    </a:xfrm>
                    <a:prstGeom prst="rect">
                      <a:avLst/>
                    </a:prstGeom>
                    <a:ln/>
                  </pic:spPr>
                </pic:pic>
              </a:graphicData>
            </a:graphic>
          </wp:inline>
        </w:drawing>
      </w:r>
    </w:p>
    <w:p w14:paraId="0E60CAEA" w14:textId="77777777" w:rsidR="00A34E89" w:rsidRDefault="00774C24">
      <w:pPr>
        <w:spacing w:line="276" w:lineRule="auto"/>
        <w:jc w:val="both"/>
      </w:pPr>
      <w:r>
        <w:rPr>
          <w:b/>
        </w:rPr>
        <w:t>Figure 5.</w:t>
      </w:r>
      <w:r>
        <w:t xml:space="preserve"> Input (yellow) and output (red) square waveforms at 100 Hz with an animation delay of 40 </w:t>
      </w:r>
      <w:proofErr w:type="spellStart"/>
      <w:r>
        <w:t>ms</w:t>
      </w:r>
      <w:proofErr w:type="spellEnd"/>
      <w:r>
        <w:t xml:space="preserve"> [20 </w:t>
      </w:r>
      <w:proofErr w:type="spellStart"/>
      <w:r>
        <w:t>ms</w:t>
      </w:r>
      <w:proofErr w:type="spellEnd"/>
      <w:r>
        <w:t>/div | 5V/div].</w:t>
      </w:r>
    </w:p>
    <w:p w14:paraId="32553CE3" w14:textId="77777777" w:rsidR="00A34E89" w:rsidRDefault="00774C24">
      <w:pPr>
        <w:spacing w:line="276" w:lineRule="auto"/>
        <w:jc w:val="left"/>
      </w:pPr>
      <w:r>
        <w:rPr>
          <w:rFonts w:ascii="Arial" w:eastAsia="Arial" w:hAnsi="Arial" w:cs="Arial"/>
          <w:noProof/>
          <w:sz w:val="22"/>
          <w:szCs w:val="22"/>
          <w:lang w:val="en-US"/>
        </w:rPr>
        <w:drawing>
          <wp:inline distT="114300" distB="114300" distL="114300" distR="114300" wp14:anchorId="69F57800" wp14:editId="09099236">
            <wp:extent cx="3372578" cy="155733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5059" t="26865" r="33630" b="37686"/>
                    <a:stretch>
                      <a:fillRect/>
                    </a:stretch>
                  </pic:blipFill>
                  <pic:spPr>
                    <a:xfrm>
                      <a:off x="0" y="0"/>
                      <a:ext cx="3372578" cy="1557338"/>
                    </a:xfrm>
                    <a:prstGeom prst="rect">
                      <a:avLst/>
                    </a:prstGeom>
                    <a:ln/>
                  </pic:spPr>
                </pic:pic>
              </a:graphicData>
            </a:graphic>
          </wp:inline>
        </w:drawing>
      </w:r>
    </w:p>
    <w:p w14:paraId="0B0DAE0E" w14:textId="77777777" w:rsidR="00A34E89" w:rsidRDefault="00774C24">
      <w:pPr>
        <w:spacing w:line="276" w:lineRule="auto"/>
        <w:jc w:val="both"/>
      </w:pPr>
      <w:r>
        <w:rPr>
          <w:b/>
        </w:rPr>
        <w:t xml:space="preserve">Figure 6. </w:t>
      </w:r>
      <w:r>
        <w:t xml:space="preserve">Input (yellow) and output (red) square waveforms at 100 Hz with an animation delay of 60 </w:t>
      </w:r>
      <w:proofErr w:type="spellStart"/>
      <w:r>
        <w:t>ms</w:t>
      </w:r>
      <w:proofErr w:type="spellEnd"/>
      <w:r>
        <w:t xml:space="preserve"> [20 </w:t>
      </w:r>
      <w:proofErr w:type="spellStart"/>
      <w:r>
        <w:t>ms</w:t>
      </w:r>
      <w:proofErr w:type="spellEnd"/>
      <w:r>
        <w:t>/div | 5V/div].</w:t>
      </w:r>
    </w:p>
    <w:p w14:paraId="26DAFD8B" w14:textId="77777777" w:rsidR="00A34E89" w:rsidRDefault="00A34E89">
      <w:pPr>
        <w:spacing w:line="276" w:lineRule="auto"/>
        <w:jc w:val="left"/>
      </w:pPr>
    </w:p>
    <w:p w14:paraId="3A3D88A6" w14:textId="77777777" w:rsidR="00A34E89" w:rsidRDefault="00774C24">
      <w:pPr>
        <w:spacing w:line="276" w:lineRule="auto"/>
        <w:jc w:val="left"/>
      </w:pPr>
      <w:r>
        <w:rPr>
          <w:i/>
          <w:sz w:val="22"/>
          <w:szCs w:val="22"/>
        </w:rPr>
        <w:t>B. Interrupts</w:t>
      </w:r>
    </w:p>
    <w:p w14:paraId="65B02943" w14:textId="77777777" w:rsidR="00A34E89" w:rsidRDefault="00774C24">
      <w:pPr>
        <w:spacing w:line="276" w:lineRule="auto"/>
        <w:jc w:val="left"/>
      </w:pPr>
      <w:r>
        <w:rPr>
          <w:rFonts w:ascii="Arial" w:eastAsia="Arial" w:hAnsi="Arial" w:cs="Arial"/>
          <w:noProof/>
          <w:sz w:val="22"/>
          <w:szCs w:val="22"/>
          <w:lang w:val="en-US"/>
        </w:rPr>
        <w:drawing>
          <wp:inline distT="114300" distB="114300" distL="114300" distR="114300" wp14:anchorId="4F3ADEE8" wp14:editId="20865A73">
            <wp:extent cx="3382938" cy="1281113"/>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l="6845" t="25373" r="34821" b="47014"/>
                    <a:stretch>
                      <a:fillRect/>
                    </a:stretch>
                  </pic:blipFill>
                  <pic:spPr>
                    <a:xfrm>
                      <a:off x="0" y="0"/>
                      <a:ext cx="3382938" cy="1281113"/>
                    </a:xfrm>
                    <a:prstGeom prst="rect">
                      <a:avLst/>
                    </a:prstGeom>
                    <a:ln/>
                  </pic:spPr>
                </pic:pic>
              </a:graphicData>
            </a:graphic>
          </wp:inline>
        </w:drawing>
      </w:r>
    </w:p>
    <w:p w14:paraId="322BCAD4" w14:textId="77777777" w:rsidR="00A34E89" w:rsidRDefault="00774C24">
      <w:pPr>
        <w:spacing w:line="276" w:lineRule="auto"/>
        <w:jc w:val="both"/>
      </w:pPr>
      <w:r>
        <w:rPr>
          <w:b/>
        </w:rPr>
        <w:t>Figure 7.</w:t>
      </w:r>
      <w:r>
        <w:t xml:space="preserve"> Input (yellow) and output (red) square waveforms at 10 Hz with interrupts [50 </w:t>
      </w:r>
      <w:proofErr w:type="spellStart"/>
      <w:r>
        <w:t>ms</w:t>
      </w:r>
      <w:proofErr w:type="spellEnd"/>
      <w:r>
        <w:t>/div | 5V/div].</w:t>
      </w:r>
    </w:p>
    <w:p w14:paraId="5510F889" w14:textId="77777777" w:rsidR="00A34E89" w:rsidRDefault="00A34E89">
      <w:pPr>
        <w:spacing w:line="276" w:lineRule="auto"/>
        <w:jc w:val="left"/>
      </w:pPr>
    </w:p>
    <w:p w14:paraId="071B9197" w14:textId="77777777" w:rsidR="00A34E89" w:rsidRDefault="00774C24">
      <w:pPr>
        <w:spacing w:line="276" w:lineRule="auto"/>
        <w:jc w:val="left"/>
      </w:pPr>
      <w:r>
        <w:rPr>
          <w:rFonts w:ascii="Arial" w:eastAsia="Arial" w:hAnsi="Arial" w:cs="Arial"/>
          <w:noProof/>
          <w:sz w:val="22"/>
          <w:szCs w:val="22"/>
          <w:lang w:val="en-US"/>
        </w:rPr>
        <w:drawing>
          <wp:inline distT="114300" distB="114300" distL="114300" distR="114300" wp14:anchorId="5D48C465" wp14:editId="4BA32FA2">
            <wp:extent cx="3363747" cy="1138238"/>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l="6250" t="26865" r="34821" b="48134"/>
                    <a:stretch>
                      <a:fillRect/>
                    </a:stretch>
                  </pic:blipFill>
                  <pic:spPr>
                    <a:xfrm>
                      <a:off x="0" y="0"/>
                      <a:ext cx="3363747" cy="1138238"/>
                    </a:xfrm>
                    <a:prstGeom prst="rect">
                      <a:avLst/>
                    </a:prstGeom>
                    <a:ln/>
                  </pic:spPr>
                </pic:pic>
              </a:graphicData>
            </a:graphic>
          </wp:inline>
        </w:drawing>
      </w:r>
    </w:p>
    <w:p w14:paraId="47ACFDF6" w14:textId="77777777" w:rsidR="00A34E89" w:rsidRDefault="00774C24">
      <w:pPr>
        <w:spacing w:line="276" w:lineRule="auto"/>
        <w:jc w:val="both"/>
      </w:pPr>
      <w:r>
        <w:rPr>
          <w:b/>
        </w:rPr>
        <w:t>Figure 8.</w:t>
      </w:r>
      <w:r>
        <w:t xml:space="preserve"> Input (yellow) and output (red) square waveforms at 100 Hz with interrupts [50 </w:t>
      </w:r>
      <w:proofErr w:type="spellStart"/>
      <w:r>
        <w:t>ms</w:t>
      </w:r>
      <w:proofErr w:type="spellEnd"/>
      <w:r>
        <w:t>/div | 5V/div].</w:t>
      </w:r>
    </w:p>
    <w:p w14:paraId="5297915F" w14:textId="77777777" w:rsidR="00A34E89" w:rsidRDefault="00A34E89">
      <w:pPr>
        <w:spacing w:line="276" w:lineRule="auto"/>
        <w:jc w:val="both"/>
      </w:pPr>
    </w:p>
    <w:p w14:paraId="1BB0BC89" w14:textId="77777777" w:rsidR="00A34E89" w:rsidRDefault="00774C24">
      <w:pPr>
        <w:spacing w:line="276" w:lineRule="auto"/>
        <w:jc w:val="left"/>
      </w:pPr>
      <w:r>
        <w:rPr>
          <w:rFonts w:ascii="Arial" w:eastAsia="Arial" w:hAnsi="Arial" w:cs="Arial"/>
          <w:noProof/>
          <w:sz w:val="22"/>
          <w:szCs w:val="22"/>
          <w:lang w:val="en-US"/>
        </w:rPr>
        <w:drawing>
          <wp:inline distT="114300" distB="114300" distL="114300" distR="114300" wp14:anchorId="4E6724A1" wp14:editId="65F518F7">
            <wp:extent cx="3362325" cy="1366838"/>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l="9821" t="26865" r="36607" b="47737"/>
                    <a:stretch>
                      <a:fillRect/>
                    </a:stretch>
                  </pic:blipFill>
                  <pic:spPr>
                    <a:xfrm>
                      <a:off x="0" y="0"/>
                      <a:ext cx="3362325" cy="1366838"/>
                    </a:xfrm>
                    <a:prstGeom prst="rect">
                      <a:avLst/>
                    </a:prstGeom>
                    <a:ln/>
                  </pic:spPr>
                </pic:pic>
              </a:graphicData>
            </a:graphic>
          </wp:inline>
        </w:drawing>
      </w:r>
    </w:p>
    <w:p w14:paraId="663D9122" w14:textId="77777777" w:rsidR="00A34E89" w:rsidRDefault="00774C24">
      <w:pPr>
        <w:spacing w:line="276" w:lineRule="auto"/>
        <w:jc w:val="both"/>
      </w:pPr>
      <w:r>
        <w:rPr>
          <w:b/>
        </w:rPr>
        <w:t>Figure 9.</w:t>
      </w:r>
      <w:r>
        <w:t xml:space="preserve"> Input (yellow) and output (red) square waveforms at 100 kHz with interrupts [50 </w:t>
      </w:r>
      <w:proofErr w:type="spellStart"/>
      <w:r>
        <w:t>ms</w:t>
      </w:r>
      <w:proofErr w:type="spellEnd"/>
      <w:r>
        <w:t>/div | 5V/div].</w:t>
      </w:r>
    </w:p>
    <w:p w14:paraId="62F5BC7C" w14:textId="77777777" w:rsidR="00A34E89" w:rsidRDefault="00A34E89">
      <w:pPr>
        <w:spacing w:line="276" w:lineRule="auto"/>
        <w:jc w:val="both"/>
      </w:pPr>
    </w:p>
    <w:p w14:paraId="084CD9E9" w14:textId="77777777" w:rsidR="00A34E89" w:rsidRDefault="00774C24">
      <w:pPr>
        <w:spacing w:line="276" w:lineRule="auto"/>
        <w:jc w:val="left"/>
      </w:pPr>
      <w:r>
        <w:rPr>
          <w:rFonts w:ascii="Arial" w:eastAsia="Arial" w:hAnsi="Arial" w:cs="Arial"/>
          <w:noProof/>
          <w:sz w:val="22"/>
          <w:szCs w:val="22"/>
          <w:lang w:val="en-US"/>
        </w:rPr>
        <w:drawing>
          <wp:inline distT="114300" distB="114300" distL="114300" distR="114300" wp14:anchorId="06CBABD4" wp14:editId="4E8B8D4D">
            <wp:extent cx="3338513" cy="1375814"/>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l="11309" t="26446" r="40178" b="48507"/>
                    <a:stretch>
                      <a:fillRect/>
                    </a:stretch>
                  </pic:blipFill>
                  <pic:spPr>
                    <a:xfrm>
                      <a:off x="0" y="0"/>
                      <a:ext cx="3338513" cy="1375814"/>
                    </a:xfrm>
                    <a:prstGeom prst="rect">
                      <a:avLst/>
                    </a:prstGeom>
                    <a:ln/>
                  </pic:spPr>
                </pic:pic>
              </a:graphicData>
            </a:graphic>
          </wp:inline>
        </w:drawing>
      </w:r>
    </w:p>
    <w:p w14:paraId="07507299" w14:textId="77777777" w:rsidR="00A34E89" w:rsidRDefault="00774C24">
      <w:pPr>
        <w:spacing w:line="276" w:lineRule="auto"/>
        <w:jc w:val="both"/>
      </w:pPr>
      <w:r>
        <w:rPr>
          <w:b/>
        </w:rPr>
        <w:t>Figure 10.</w:t>
      </w:r>
      <w:r>
        <w:t xml:space="preserve"> Input (yellow) and output (red) square waveforms at 110 kHz with interrupts [50 </w:t>
      </w:r>
      <w:proofErr w:type="spellStart"/>
      <w:r>
        <w:t>ms</w:t>
      </w:r>
      <w:proofErr w:type="spellEnd"/>
      <w:r>
        <w:t>/div | 5V/div].</w:t>
      </w:r>
    </w:p>
    <w:p w14:paraId="34491ED7" w14:textId="77777777" w:rsidR="00A34E89" w:rsidRDefault="00A34E89">
      <w:pPr>
        <w:spacing w:line="276" w:lineRule="auto"/>
        <w:jc w:val="both"/>
      </w:pPr>
    </w:p>
    <w:p w14:paraId="7430EDFA" w14:textId="77777777" w:rsidR="00A34E89" w:rsidRDefault="00774C24">
      <w:pPr>
        <w:spacing w:line="276" w:lineRule="auto"/>
        <w:jc w:val="left"/>
      </w:pPr>
      <w:r>
        <w:rPr>
          <w:rFonts w:ascii="Arial" w:eastAsia="Arial" w:hAnsi="Arial" w:cs="Arial"/>
          <w:noProof/>
          <w:sz w:val="22"/>
          <w:szCs w:val="22"/>
          <w:lang w:val="en-US"/>
        </w:rPr>
        <w:drawing>
          <wp:inline distT="114300" distB="114300" distL="114300" distR="114300" wp14:anchorId="5AB8A008" wp14:editId="77E043AC">
            <wp:extent cx="3286125" cy="1343025"/>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l="11904" t="26098" r="40178" b="49439"/>
                    <a:stretch>
                      <a:fillRect/>
                    </a:stretch>
                  </pic:blipFill>
                  <pic:spPr>
                    <a:xfrm>
                      <a:off x="0" y="0"/>
                      <a:ext cx="3286125" cy="1343025"/>
                    </a:xfrm>
                    <a:prstGeom prst="rect">
                      <a:avLst/>
                    </a:prstGeom>
                    <a:ln/>
                  </pic:spPr>
                </pic:pic>
              </a:graphicData>
            </a:graphic>
          </wp:inline>
        </w:drawing>
      </w:r>
    </w:p>
    <w:p w14:paraId="142681CA" w14:textId="77777777" w:rsidR="00A34E89" w:rsidRDefault="00774C24">
      <w:pPr>
        <w:spacing w:line="276" w:lineRule="auto"/>
        <w:jc w:val="both"/>
      </w:pPr>
      <w:r>
        <w:rPr>
          <w:b/>
        </w:rPr>
        <w:t>Figure 11.</w:t>
      </w:r>
      <w:r>
        <w:t xml:space="preserve"> Input (yellow) and output (red) square waveforms at 150 kHz with interrupts [50 </w:t>
      </w:r>
      <w:proofErr w:type="spellStart"/>
      <w:r>
        <w:t>ms</w:t>
      </w:r>
      <w:proofErr w:type="spellEnd"/>
      <w:r>
        <w:t>/div | 5V/div].</w:t>
      </w:r>
    </w:p>
    <w:p w14:paraId="244DE080" w14:textId="77777777" w:rsidR="00A34E89" w:rsidRDefault="00A34E89">
      <w:pPr>
        <w:spacing w:line="276" w:lineRule="auto"/>
        <w:jc w:val="both"/>
      </w:pPr>
    </w:p>
    <w:p w14:paraId="5AAA583A" w14:textId="77777777" w:rsidR="00A34E89" w:rsidRDefault="00774C24">
      <w:pPr>
        <w:pStyle w:val="Heading1"/>
        <w:rPr>
          <w:sz w:val="28"/>
          <w:szCs w:val="28"/>
        </w:rPr>
      </w:pPr>
      <w:r>
        <w:rPr>
          <w:sz w:val="28"/>
          <w:szCs w:val="28"/>
        </w:rPr>
        <w:t>III. Discussion</w:t>
      </w:r>
    </w:p>
    <w:p w14:paraId="54079F15" w14:textId="77777777" w:rsidR="00A34E89" w:rsidRDefault="00774C24" w:rsidP="00FE1951">
      <w:pPr>
        <w:jc w:val="both"/>
      </w:pPr>
      <w:proofErr w:type="spellStart"/>
      <w:r>
        <w:t>i</w:t>
      </w:r>
      <w:proofErr w:type="spellEnd"/>
      <w:r>
        <w:t xml:space="preserve">. </w:t>
      </w:r>
      <w:r>
        <w:rPr>
          <w:color w:val="FF0000"/>
        </w:rPr>
        <w:t xml:space="preserve">    </w:t>
      </w:r>
      <w:r>
        <w:t xml:space="preserve">Animation Failure </w:t>
      </w:r>
    </w:p>
    <w:p w14:paraId="436EC5B1" w14:textId="798F2E50" w:rsidR="00A34E89" w:rsidRDefault="00774C24" w:rsidP="00FE1951">
      <w:pPr>
        <w:jc w:val="both"/>
      </w:pPr>
      <w:r>
        <w:t xml:space="preserve">In part two, the animation failed at any frequency over 150kHz. This failure was due to </w:t>
      </w:r>
      <w:ins w:id="3" w:author="Larry Pearlstein" w:date="2017-11-25T20:09:00Z">
        <w:r w:rsidR="00427EA0">
          <w:t xml:space="preserve">the interrupt period approaching the time that the ISR requires to start, run and </w:t>
        </w:r>
        <w:r w:rsidR="00427EA0">
          <w:lastRenderedPageBreak/>
          <w:t xml:space="preserve">return.  </w:t>
        </w:r>
      </w:ins>
      <w:r>
        <w:t xml:space="preserve">limitations in the hardware. The program was going through too many iterations for the board to update. </w:t>
      </w:r>
    </w:p>
    <w:p w14:paraId="0BA2E1B5" w14:textId="77777777" w:rsidR="00A34E89" w:rsidRDefault="00A34E89" w:rsidP="00FE1951">
      <w:pPr>
        <w:jc w:val="both"/>
      </w:pPr>
    </w:p>
    <w:p w14:paraId="02B99E65" w14:textId="77777777" w:rsidR="00A34E89" w:rsidRDefault="00774C24" w:rsidP="00FE1951">
      <w:pPr>
        <w:numPr>
          <w:ilvl w:val="0"/>
          <w:numId w:val="2"/>
        </w:numPr>
        <w:ind w:left="360"/>
        <w:contextualSpacing/>
        <w:jc w:val="both"/>
      </w:pPr>
      <w:r>
        <w:t>System Response without Interrupts</w:t>
      </w:r>
    </w:p>
    <w:p w14:paraId="25FE40AA" w14:textId="77777777" w:rsidR="00A34E89" w:rsidRDefault="00774C24" w:rsidP="00FE1951">
      <w:pPr>
        <w:jc w:val="both"/>
      </w:pPr>
      <w:r>
        <w:t xml:space="preserve">The system response in part 1 was as expected. As the delay on the LCD screen got larger, the output represented by DIG_OUT_PIN received a greater delay. However, the actual latency measured was never completely accurate with the error ranging from 7.5-37%. The error seemed to increase as the delay was increased. </w:t>
      </w:r>
    </w:p>
    <w:p w14:paraId="2603878A" w14:textId="77777777" w:rsidR="00A34E89" w:rsidRDefault="00A34E89" w:rsidP="00FE1951">
      <w:pPr>
        <w:jc w:val="both"/>
      </w:pPr>
    </w:p>
    <w:p w14:paraId="70737213" w14:textId="77777777" w:rsidR="00A34E89" w:rsidRDefault="00774C24" w:rsidP="00FE1951">
      <w:pPr>
        <w:numPr>
          <w:ilvl w:val="0"/>
          <w:numId w:val="2"/>
        </w:numPr>
        <w:ind w:left="360"/>
        <w:contextualSpacing/>
        <w:jc w:val="both"/>
      </w:pPr>
      <w:r>
        <w:t>System Response with Interrupts</w:t>
      </w:r>
    </w:p>
    <w:p w14:paraId="17EC44E8" w14:textId="77777777" w:rsidR="00A34E89" w:rsidRDefault="00A34E89" w:rsidP="00FE1951">
      <w:pPr>
        <w:jc w:val="both"/>
      </w:pPr>
    </w:p>
    <w:p w14:paraId="5E1C3173" w14:textId="601A47FD" w:rsidR="00A34E89" w:rsidRDefault="00774C24" w:rsidP="00FE1951">
      <w:pPr>
        <w:jc w:val="both"/>
      </w:pPr>
      <w:r>
        <w:t xml:space="preserve">The system response with interrupts showed the benefit of including them in a design. At the initial frequencies the latencies recorded were zero. As the frequency was increased, however, there were latencies present. These findings can be explained by the </w:t>
      </w:r>
      <w:proofErr w:type="spellStart"/>
      <w:r>
        <w:t>CyDelay</w:t>
      </w:r>
      <w:proofErr w:type="spellEnd"/>
      <w:r>
        <w:t xml:space="preserve"> function</w:t>
      </w:r>
      <w:ins w:id="4" w:author="Larry Pearlstein" w:date="2017-11-25T20:11:00Z">
        <w:r w:rsidR="00061433">
          <w:t xml:space="preserve">, No, I would not expect </w:t>
        </w:r>
        <w:proofErr w:type="gramStart"/>
        <w:r w:rsidR="00061433">
          <w:t>so!</w:t>
        </w:r>
      </w:ins>
      <w:r>
        <w:t>.</w:t>
      </w:r>
      <w:proofErr w:type="gramEnd"/>
      <w:r>
        <w:t xml:space="preserve"> </w:t>
      </w:r>
    </w:p>
    <w:p w14:paraId="7AA1F951" w14:textId="77777777" w:rsidR="00A34E89" w:rsidRDefault="00A34E89" w:rsidP="00FE1951">
      <w:pPr>
        <w:jc w:val="both"/>
      </w:pPr>
    </w:p>
    <w:p w14:paraId="32E691E3" w14:textId="77777777" w:rsidR="00A34E89" w:rsidRDefault="00774C24" w:rsidP="00FE1951">
      <w:pPr>
        <w:numPr>
          <w:ilvl w:val="0"/>
          <w:numId w:val="2"/>
        </w:numPr>
        <w:ind w:left="360"/>
        <w:contextualSpacing/>
        <w:jc w:val="both"/>
      </w:pPr>
      <w:proofErr w:type="spellStart"/>
      <w:r>
        <w:t>CyDelay</w:t>
      </w:r>
      <w:proofErr w:type="spellEnd"/>
      <w:r>
        <w:t xml:space="preserve"> Function Failure</w:t>
      </w:r>
    </w:p>
    <w:p w14:paraId="527775E0" w14:textId="77777777" w:rsidR="00A34E89" w:rsidRDefault="00A34E89" w:rsidP="00FE1951">
      <w:pPr>
        <w:jc w:val="both"/>
      </w:pPr>
    </w:p>
    <w:p w14:paraId="4BF1E5FF" w14:textId="03E79DC8" w:rsidR="00A34E89" w:rsidRDefault="00774C24" w:rsidP="00FE1951">
      <w:pPr>
        <w:jc w:val="both"/>
      </w:pPr>
      <w:r>
        <w:t xml:space="preserve">As the program went through more iterations, the </w:t>
      </w:r>
      <w:proofErr w:type="spellStart"/>
      <w:r>
        <w:t>CyDelay</w:t>
      </w:r>
      <w:proofErr w:type="spellEnd"/>
      <w:r>
        <w:t xml:space="preserve"> function began to “</w:t>
      </w:r>
      <w:proofErr w:type="spellStart"/>
      <w:r>
        <w:t>steal”cycles</w:t>
      </w:r>
      <w:proofErr w:type="spellEnd"/>
      <w:r>
        <w:t xml:space="preserve"> from the </w:t>
      </w:r>
      <w:proofErr w:type="spellStart"/>
      <w:r>
        <w:t>isr</w:t>
      </w:r>
      <w:proofErr w:type="spellEnd"/>
      <w:r>
        <w:t xml:space="preserve">, causing latencies at higher frequencies. </w:t>
      </w:r>
      <w:ins w:id="5" w:author="Larry Pearlstein" w:date="2017-11-25T20:11:00Z">
        <w:r w:rsidR="00061433">
          <w:t xml:space="preserve">No – the converse is true – the ISR was stealing cycles from the </w:t>
        </w:r>
        <w:proofErr w:type="spellStart"/>
        <w:r w:rsidR="00061433">
          <w:t>CyDelay</w:t>
        </w:r>
        <w:proofErr w:type="spellEnd"/>
        <w:r w:rsidR="00061433">
          <w:t xml:space="preserve"> function!</w:t>
        </w:r>
      </w:ins>
    </w:p>
    <w:p w14:paraId="1A113664" w14:textId="77777777" w:rsidR="00A34E89" w:rsidRDefault="00A34E89">
      <w:pPr>
        <w:jc w:val="left"/>
      </w:pPr>
    </w:p>
    <w:p w14:paraId="21604A22" w14:textId="77777777" w:rsidR="00A34E89" w:rsidRDefault="00774C24">
      <w:pPr>
        <w:numPr>
          <w:ilvl w:val="0"/>
          <w:numId w:val="2"/>
        </w:numPr>
        <w:ind w:left="360"/>
        <w:contextualSpacing/>
        <w:jc w:val="left"/>
      </w:pPr>
      <w:r>
        <w:t>Timing Diagram</w:t>
      </w:r>
    </w:p>
    <w:p w14:paraId="0608CFD9" w14:textId="77777777" w:rsidR="00A34E89" w:rsidRDefault="00774C24">
      <w:pPr>
        <w:spacing w:line="276" w:lineRule="auto"/>
        <w:jc w:val="left"/>
        <w:rPr>
          <w:rFonts w:ascii="Courier New" w:eastAsia="Courier New" w:hAnsi="Courier New" w:cs="Courier New"/>
          <w:b/>
        </w:rPr>
      </w:pPr>
      <w:r>
        <w:rPr>
          <w:rFonts w:ascii="Courier New" w:eastAsia="Courier New" w:hAnsi="Courier New" w:cs="Courier New"/>
          <w:b/>
          <w:noProof/>
          <w:lang w:val="en-US"/>
        </w:rPr>
        <w:drawing>
          <wp:inline distT="114300" distB="114300" distL="114300" distR="114300" wp14:anchorId="7191057B" wp14:editId="638C4461">
            <wp:extent cx="3200400" cy="812800"/>
            <wp:effectExtent l="12700" t="12700" r="12700" b="1270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l="862" r="2360"/>
                    <a:stretch>
                      <a:fillRect/>
                    </a:stretch>
                  </pic:blipFill>
                  <pic:spPr>
                    <a:xfrm>
                      <a:off x="0" y="0"/>
                      <a:ext cx="3200400" cy="812800"/>
                    </a:xfrm>
                    <a:prstGeom prst="rect">
                      <a:avLst/>
                    </a:prstGeom>
                    <a:ln w="12700">
                      <a:solidFill>
                        <a:srgbClr val="000000"/>
                      </a:solidFill>
                      <a:prstDash val="solid"/>
                    </a:ln>
                  </pic:spPr>
                </pic:pic>
              </a:graphicData>
            </a:graphic>
          </wp:inline>
        </w:drawing>
      </w:r>
    </w:p>
    <w:p w14:paraId="1B1A74FA" w14:textId="77777777" w:rsidR="00A34E89" w:rsidRDefault="00774C24">
      <w:pPr>
        <w:spacing w:line="276" w:lineRule="auto"/>
        <w:jc w:val="both"/>
        <w:rPr>
          <w:color w:val="FF0000"/>
        </w:rPr>
      </w:pPr>
      <w:r>
        <w:rPr>
          <w:b/>
        </w:rPr>
        <w:t xml:space="preserve">Figure 12. </w:t>
      </w:r>
      <w:r>
        <w:t>Timing diagram for ISR and foreground service routines, with dependencies.</w:t>
      </w:r>
    </w:p>
    <w:p w14:paraId="610656B0" w14:textId="77777777" w:rsidR="00A34E89" w:rsidRDefault="00774C24">
      <w:pPr>
        <w:pStyle w:val="Heading1"/>
        <w:rPr>
          <w:sz w:val="28"/>
          <w:szCs w:val="28"/>
        </w:rPr>
      </w:pPr>
      <w:bookmarkStart w:id="6" w:name="_ol9ir8mhq453" w:colFirst="0" w:colLast="0"/>
      <w:bookmarkEnd w:id="6"/>
      <w:r>
        <w:rPr>
          <w:sz w:val="28"/>
          <w:szCs w:val="28"/>
        </w:rPr>
        <w:t>IV. CONCLUSION</w:t>
      </w:r>
    </w:p>
    <w:p w14:paraId="4B387CCC" w14:textId="77777777" w:rsidR="00A34E89" w:rsidRDefault="00774C24" w:rsidP="00FE1951">
      <w:pPr>
        <w:jc w:val="both"/>
      </w:pPr>
      <w:r>
        <w:t xml:space="preserve">The purpose of this experiment was to introduce students to the use of interrupts as well as fixed-point integers in order to better implement a program design. The latency expected while a computer completes two or more tasks was reduced greatly with the implementation of an interrupt. By learning this concept, the team will be able to produce more efficient code in the future. </w:t>
      </w:r>
    </w:p>
    <w:p w14:paraId="5118764D" w14:textId="77777777" w:rsidR="00A34E89" w:rsidRDefault="00A34E89">
      <w:pPr>
        <w:jc w:val="left"/>
      </w:pPr>
    </w:p>
    <w:p w14:paraId="327F39CC" w14:textId="77777777" w:rsidR="00A34E89" w:rsidRDefault="00A34E89">
      <w:pPr>
        <w:jc w:val="left"/>
      </w:pPr>
    </w:p>
    <w:p w14:paraId="55D90812" w14:textId="77777777" w:rsidR="00A34E89" w:rsidRDefault="00A34E89">
      <w:pPr>
        <w:jc w:val="left"/>
      </w:pPr>
    </w:p>
    <w:p w14:paraId="021786E4" w14:textId="77777777" w:rsidR="00A34E89" w:rsidRDefault="00A34E89">
      <w:pPr>
        <w:jc w:val="left"/>
      </w:pPr>
    </w:p>
    <w:p w14:paraId="5B9E7EF7" w14:textId="77777777" w:rsidR="00A34E89" w:rsidRDefault="00A34E89">
      <w:pPr>
        <w:jc w:val="left"/>
      </w:pPr>
    </w:p>
    <w:p w14:paraId="6A79B507" w14:textId="77777777" w:rsidR="00A34E89" w:rsidRDefault="00A34E89">
      <w:pPr>
        <w:jc w:val="left"/>
      </w:pPr>
    </w:p>
    <w:p w14:paraId="5A22C294" w14:textId="77777777" w:rsidR="00A34E89" w:rsidRDefault="00A34E89">
      <w:pPr>
        <w:jc w:val="left"/>
      </w:pPr>
    </w:p>
    <w:p w14:paraId="028F9D55" w14:textId="77777777" w:rsidR="00A34E89" w:rsidRDefault="00A34E89">
      <w:pPr>
        <w:jc w:val="left"/>
      </w:pPr>
    </w:p>
    <w:p w14:paraId="5A937921" w14:textId="77777777" w:rsidR="00A34E89" w:rsidRDefault="00A34E89">
      <w:pPr>
        <w:jc w:val="left"/>
      </w:pPr>
    </w:p>
    <w:p w14:paraId="669ACA1E" w14:textId="77777777" w:rsidR="00A34E89" w:rsidRDefault="00A34E89">
      <w:pPr>
        <w:jc w:val="left"/>
      </w:pPr>
    </w:p>
    <w:p w14:paraId="5B48DDA7" w14:textId="77777777" w:rsidR="00A34E89" w:rsidRDefault="00A34E89">
      <w:pPr>
        <w:jc w:val="left"/>
      </w:pPr>
    </w:p>
    <w:p w14:paraId="156C3A12" w14:textId="77777777" w:rsidR="00A34E89" w:rsidRDefault="00A34E89">
      <w:pPr>
        <w:jc w:val="left"/>
      </w:pPr>
    </w:p>
    <w:p w14:paraId="73FC7551" w14:textId="77777777" w:rsidR="00A34E89" w:rsidRDefault="00A34E89">
      <w:pPr>
        <w:jc w:val="left"/>
      </w:pPr>
    </w:p>
    <w:p w14:paraId="372D87C8" w14:textId="77777777" w:rsidR="00A34E89" w:rsidRDefault="00A34E89">
      <w:pPr>
        <w:jc w:val="left"/>
      </w:pPr>
    </w:p>
    <w:p w14:paraId="68BED819" w14:textId="77777777" w:rsidR="00A34E89" w:rsidRDefault="00A34E89">
      <w:pPr>
        <w:jc w:val="left"/>
      </w:pPr>
    </w:p>
    <w:p w14:paraId="7C752C1E" w14:textId="77777777" w:rsidR="00A34E89" w:rsidRDefault="00A34E89">
      <w:pPr>
        <w:jc w:val="left"/>
      </w:pPr>
    </w:p>
    <w:p w14:paraId="362A7076" w14:textId="77777777" w:rsidR="00A34E89" w:rsidRDefault="00A34E89">
      <w:pPr>
        <w:jc w:val="left"/>
      </w:pPr>
    </w:p>
    <w:p w14:paraId="1529388F" w14:textId="77777777" w:rsidR="00A34E89" w:rsidRDefault="00A34E89">
      <w:pPr>
        <w:jc w:val="left"/>
      </w:pPr>
    </w:p>
    <w:p w14:paraId="696B89AF" w14:textId="77777777" w:rsidR="00A34E89" w:rsidRDefault="00A34E89">
      <w:pPr>
        <w:jc w:val="left"/>
      </w:pPr>
    </w:p>
    <w:p w14:paraId="5D8DE034" w14:textId="77777777" w:rsidR="00A34E89" w:rsidRDefault="00A34E89">
      <w:pPr>
        <w:jc w:val="left"/>
      </w:pPr>
    </w:p>
    <w:p w14:paraId="26DF1EBB" w14:textId="77777777" w:rsidR="00A34E89" w:rsidRDefault="00A34E89">
      <w:pPr>
        <w:jc w:val="left"/>
      </w:pPr>
    </w:p>
    <w:p w14:paraId="58AABEBA" w14:textId="77777777" w:rsidR="00A34E89" w:rsidRDefault="00A34E89">
      <w:pPr>
        <w:jc w:val="left"/>
      </w:pPr>
    </w:p>
    <w:p w14:paraId="2963DAC3" w14:textId="77777777" w:rsidR="00A34E89" w:rsidRDefault="00A34E89">
      <w:pPr>
        <w:jc w:val="left"/>
      </w:pPr>
    </w:p>
    <w:p w14:paraId="76CC219C" w14:textId="77777777" w:rsidR="00A34E89" w:rsidRDefault="00A34E89">
      <w:pPr>
        <w:jc w:val="left"/>
      </w:pPr>
    </w:p>
    <w:p w14:paraId="10325569" w14:textId="77777777" w:rsidR="00A34E89" w:rsidRDefault="00A34E89">
      <w:pPr>
        <w:jc w:val="left"/>
      </w:pPr>
    </w:p>
    <w:p w14:paraId="76035ACF" w14:textId="77777777" w:rsidR="00A34E89" w:rsidRDefault="00A34E89">
      <w:pPr>
        <w:jc w:val="left"/>
      </w:pPr>
    </w:p>
    <w:p w14:paraId="79BFA3D8" w14:textId="77777777" w:rsidR="00A34E89" w:rsidRDefault="00A34E89">
      <w:pPr>
        <w:jc w:val="left"/>
      </w:pPr>
    </w:p>
    <w:p w14:paraId="47FD7DFE" w14:textId="77777777" w:rsidR="00A34E89" w:rsidRDefault="00A34E89">
      <w:pPr>
        <w:jc w:val="left"/>
      </w:pPr>
    </w:p>
    <w:p w14:paraId="62D76219" w14:textId="77777777" w:rsidR="00A34E89" w:rsidRDefault="00A34E89">
      <w:pPr>
        <w:jc w:val="left"/>
      </w:pPr>
    </w:p>
    <w:p w14:paraId="7BDB3757" w14:textId="77777777" w:rsidR="00A34E89" w:rsidRDefault="00A34E89">
      <w:pPr>
        <w:jc w:val="left"/>
      </w:pPr>
    </w:p>
    <w:p w14:paraId="23E6F1C7" w14:textId="77777777" w:rsidR="00A34E89" w:rsidRDefault="00A34E89">
      <w:pPr>
        <w:jc w:val="left"/>
      </w:pPr>
    </w:p>
    <w:p w14:paraId="6DD62BCB" w14:textId="77777777" w:rsidR="00A34E89" w:rsidRDefault="00A34E89">
      <w:pPr>
        <w:jc w:val="left"/>
      </w:pPr>
    </w:p>
    <w:p w14:paraId="4C5AF60B" w14:textId="77777777" w:rsidR="00A34E89" w:rsidRDefault="00A34E89">
      <w:pPr>
        <w:jc w:val="left"/>
      </w:pPr>
    </w:p>
    <w:p w14:paraId="589DE208" w14:textId="77777777" w:rsidR="00A34E89" w:rsidRDefault="00A34E89">
      <w:pPr>
        <w:jc w:val="left"/>
      </w:pPr>
    </w:p>
    <w:p w14:paraId="3BF5252C" w14:textId="77777777" w:rsidR="00A34E89" w:rsidRDefault="00A34E89">
      <w:pPr>
        <w:jc w:val="left"/>
      </w:pPr>
    </w:p>
    <w:p w14:paraId="469FE1C6" w14:textId="77777777" w:rsidR="00A34E89" w:rsidRDefault="00A34E89">
      <w:pPr>
        <w:jc w:val="left"/>
      </w:pPr>
    </w:p>
    <w:p w14:paraId="7EA54C22" w14:textId="77777777" w:rsidR="00A34E89" w:rsidRDefault="00A34E89">
      <w:pPr>
        <w:jc w:val="left"/>
      </w:pPr>
    </w:p>
    <w:p w14:paraId="2666A113" w14:textId="77777777" w:rsidR="00A34E89" w:rsidRDefault="00A34E89">
      <w:pPr>
        <w:jc w:val="left"/>
      </w:pPr>
    </w:p>
    <w:p w14:paraId="4A3E1EF5" w14:textId="77777777" w:rsidR="00A34E89" w:rsidRDefault="00A34E89">
      <w:pPr>
        <w:jc w:val="left"/>
      </w:pPr>
    </w:p>
    <w:p w14:paraId="4C367AAA" w14:textId="77777777" w:rsidR="00A34E89" w:rsidRDefault="00A34E89">
      <w:pPr>
        <w:jc w:val="left"/>
      </w:pPr>
    </w:p>
    <w:p w14:paraId="610CA78B" w14:textId="77777777" w:rsidR="00A34E89" w:rsidRDefault="00A34E89">
      <w:pPr>
        <w:jc w:val="left"/>
      </w:pPr>
    </w:p>
    <w:p w14:paraId="3D846CE4" w14:textId="77777777" w:rsidR="00A34E89" w:rsidRDefault="00A34E89">
      <w:pPr>
        <w:jc w:val="left"/>
      </w:pPr>
    </w:p>
    <w:p w14:paraId="1C52482A" w14:textId="77777777" w:rsidR="00A34E89" w:rsidRDefault="00A34E89">
      <w:pPr>
        <w:jc w:val="left"/>
      </w:pPr>
    </w:p>
    <w:p w14:paraId="1BA724DD" w14:textId="77777777" w:rsidR="00A34E89" w:rsidRDefault="00A34E89">
      <w:pPr>
        <w:jc w:val="left"/>
      </w:pPr>
    </w:p>
    <w:p w14:paraId="763DEF33" w14:textId="77777777" w:rsidR="00A34E89" w:rsidRDefault="00A34E89">
      <w:pPr>
        <w:jc w:val="left"/>
      </w:pPr>
    </w:p>
    <w:p w14:paraId="410E6B38" w14:textId="77777777" w:rsidR="00A34E89" w:rsidRDefault="00A34E89">
      <w:pPr>
        <w:jc w:val="left"/>
      </w:pPr>
    </w:p>
    <w:p w14:paraId="61340833" w14:textId="77777777" w:rsidR="00A34E89" w:rsidRDefault="00A34E89">
      <w:pPr>
        <w:jc w:val="left"/>
      </w:pPr>
    </w:p>
    <w:p w14:paraId="242B89F6" w14:textId="77777777" w:rsidR="00A34E89" w:rsidRDefault="00A34E89">
      <w:pPr>
        <w:jc w:val="left"/>
      </w:pPr>
    </w:p>
    <w:p w14:paraId="35585864" w14:textId="77777777" w:rsidR="00A34E89" w:rsidRDefault="00A34E89">
      <w:pPr>
        <w:jc w:val="left"/>
      </w:pPr>
    </w:p>
    <w:p w14:paraId="1943CCBF" w14:textId="77777777" w:rsidR="00A34E89" w:rsidRDefault="00A34E89">
      <w:pPr>
        <w:jc w:val="left"/>
        <w:sectPr w:rsidR="00A34E89">
          <w:type w:val="continuous"/>
          <w:pgSz w:w="12240" w:h="15840"/>
          <w:pgMar w:top="1080" w:right="893" w:bottom="1440" w:left="900" w:header="0" w:footer="720" w:gutter="0"/>
          <w:cols w:num="2" w:space="720" w:equalWidth="0">
            <w:col w:w="5043" w:space="360"/>
            <w:col w:w="5043" w:space="0"/>
          </w:cols>
        </w:sectPr>
      </w:pPr>
    </w:p>
    <w:p w14:paraId="59127BC0" w14:textId="77777777" w:rsidR="00A34E89" w:rsidRDefault="00A34E89">
      <w:pPr>
        <w:spacing w:line="276" w:lineRule="auto"/>
        <w:jc w:val="left"/>
      </w:pPr>
    </w:p>
    <w:p w14:paraId="35224FB7" w14:textId="77777777" w:rsidR="00A34E89" w:rsidRDefault="00A34E89">
      <w:pPr>
        <w:spacing w:line="276" w:lineRule="auto"/>
        <w:jc w:val="left"/>
      </w:pPr>
    </w:p>
    <w:p w14:paraId="0058E697" w14:textId="77777777" w:rsidR="00FE1951" w:rsidRDefault="00FE1951">
      <w:pPr>
        <w:spacing w:line="276" w:lineRule="auto"/>
        <w:jc w:val="left"/>
      </w:pPr>
    </w:p>
    <w:p w14:paraId="6D92F0CA" w14:textId="77777777" w:rsidR="00FE1951" w:rsidRDefault="00FE1951">
      <w:pPr>
        <w:spacing w:line="276" w:lineRule="auto"/>
        <w:jc w:val="left"/>
      </w:pPr>
    </w:p>
    <w:p w14:paraId="392C6F98" w14:textId="77777777" w:rsidR="00FE1951" w:rsidRDefault="00FE1951">
      <w:pPr>
        <w:spacing w:line="276" w:lineRule="auto"/>
        <w:jc w:val="left"/>
      </w:pPr>
    </w:p>
    <w:p w14:paraId="78C1E5F8" w14:textId="77777777" w:rsidR="00FE1951" w:rsidRDefault="00FE1951">
      <w:pPr>
        <w:spacing w:line="276" w:lineRule="auto"/>
        <w:jc w:val="left"/>
      </w:pPr>
    </w:p>
    <w:p w14:paraId="41A04D6F" w14:textId="77777777" w:rsidR="00FE1951" w:rsidRDefault="00FE1951">
      <w:pPr>
        <w:spacing w:line="276" w:lineRule="auto"/>
        <w:jc w:val="left"/>
      </w:pPr>
    </w:p>
    <w:p w14:paraId="3DC77C5B" w14:textId="77777777" w:rsidR="00FE1951" w:rsidRDefault="00FE1951">
      <w:pPr>
        <w:spacing w:line="276" w:lineRule="auto"/>
        <w:jc w:val="left"/>
      </w:pPr>
    </w:p>
    <w:p w14:paraId="28FA9184" w14:textId="77777777" w:rsidR="00A34E89" w:rsidRDefault="00774C24">
      <w:pPr>
        <w:pStyle w:val="Heading1"/>
      </w:pPr>
      <w:bookmarkStart w:id="7" w:name="_p8ngcyr1b11n" w:colFirst="0" w:colLast="0"/>
      <w:bookmarkEnd w:id="7"/>
      <w:r>
        <w:rPr>
          <w:sz w:val="28"/>
          <w:szCs w:val="28"/>
        </w:rPr>
        <w:lastRenderedPageBreak/>
        <w:t>VI. Appendix</w:t>
      </w:r>
    </w:p>
    <w:p w14:paraId="2FAD425B" w14:textId="77777777" w:rsidR="00A34E89" w:rsidRDefault="00774C24">
      <w:pPr>
        <w:spacing w:line="276" w:lineRule="auto"/>
        <w:jc w:val="left"/>
        <w:rPr>
          <w:rFonts w:ascii="Courier New" w:eastAsia="Courier New" w:hAnsi="Courier New" w:cs="Courier New"/>
          <w:b/>
        </w:rPr>
      </w:pPr>
      <w:r>
        <w:rPr>
          <w:rFonts w:ascii="Courier New" w:eastAsia="Courier New" w:hAnsi="Courier New" w:cs="Courier New"/>
          <w:b/>
        </w:rPr>
        <w:t xml:space="preserve">    </w:t>
      </w:r>
    </w:p>
    <w:p w14:paraId="24D768E3"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b/>
        </w:rPr>
        <w:t xml:space="preserve">Madison </w:t>
      </w:r>
      <w:proofErr w:type="spellStart"/>
      <w:r>
        <w:rPr>
          <w:rFonts w:ascii="Courier New" w:eastAsia="Courier New" w:hAnsi="Courier New" w:cs="Courier New"/>
          <w:b/>
        </w:rPr>
        <w:t>Mastroberte’s</w:t>
      </w:r>
      <w:proofErr w:type="spellEnd"/>
      <w:r>
        <w:rPr>
          <w:rFonts w:ascii="Courier New" w:eastAsia="Courier New" w:hAnsi="Courier New" w:cs="Courier New"/>
          <w:b/>
        </w:rPr>
        <w:t xml:space="preserve"> Code</w:t>
      </w:r>
    </w:p>
    <w:p w14:paraId="76DF9F68"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#include &lt;</w:t>
      </w:r>
      <w:proofErr w:type="spellStart"/>
      <w:r>
        <w:rPr>
          <w:rFonts w:ascii="Courier New" w:eastAsia="Courier New" w:hAnsi="Courier New" w:cs="Courier New"/>
        </w:rPr>
        <w:t>project.h</w:t>
      </w:r>
      <w:proofErr w:type="spellEnd"/>
      <w:r>
        <w:rPr>
          <w:rFonts w:ascii="Courier New" w:eastAsia="Courier New" w:hAnsi="Courier New" w:cs="Courier New"/>
        </w:rPr>
        <w:t>&gt;</w:t>
      </w:r>
    </w:p>
    <w:p w14:paraId="7BF35BE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#include &lt;</w:t>
      </w:r>
      <w:proofErr w:type="spellStart"/>
      <w:r>
        <w:rPr>
          <w:rFonts w:ascii="Courier New" w:eastAsia="Courier New" w:hAnsi="Courier New" w:cs="Courier New"/>
        </w:rPr>
        <w:t>stdio.h</w:t>
      </w:r>
      <w:proofErr w:type="spellEnd"/>
      <w:r>
        <w:rPr>
          <w:rFonts w:ascii="Courier New" w:eastAsia="Courier New" w:hAnsi="Courier New" w:cs="Courier New"/>
        </w:rPr>
        <w:t>&gt;</w:t>
      </w:r>
    </w:p>
    <w:p w14:paraId="4219A853" w14:textId="77777777" w:rsidR="00A34E89" w:rsidRDefault="00A34E89">
      <w:pPr>
        <w:spacing w:line="276" w:lineRule="auto"/>
        <w:jc w:val="left"/>
        <w:rPr>
          <w:rFonts w:ascii="Courier New" w:eastAsia="Courier New" w:hAnsi="Courier New" w:cs="Courier New"/>
        </w:rPr>
      </w:pPr>
    </w:p>
    <w:p w14:paraId="6D5B5848"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Unsigned Fixed Point Macros, </w:t>
      </w:r>
      <w:proofErr w:type="spellStart"/>
      <w:r>
        <w:rPr>
          <w:rFonts w:ascii="Courier New" w:eastAsia="Courier New" w:hAnsi="Courier New" w:cs="Courier New"/>
        </w:rPr>
        <w:t>UQm.n</w:t>
      </w:r>
      <w:proofErr w:type="spellEnd"/>
    </w:p>
    <w:p w14:paraId="6456C41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#define </w:t>
      </w:r>
      <w:proofErr w:type="spellStart"/>
      <w:r>
        <w:rPr>
          <w:rFonts w:ascii="Courier New" w:eastAsia="Courier New" w:hAnsi="Courier New" w:cs="Courier New"/>
        </w:rPr>
        <w:t>FIX_n</w:t>
      </w:r>
      <w:proofErr w:type="spellEnd"/>
      <w:r>
        <w:rPr>
          <w:rFonts w:ascii="Courier New" w:eastAsia="Courier New" w:hAnsi="Courier New" w:cs="Courier New"/>
        </w:rPr>
        <w:t xml:space="preserve">           (16)                // fixed point 'n' value</w:t>
      </w:r>
    </w:p>
    <w:p w14:paraId="6FAD324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#define </w:t>
      </w:r>
      <w:proofErr w:type="spellStart"/>
      <w:r>
        <w:rPr>
          <w:rFonts w:ascii="Courier New" w:eastAsia="Courier New" w:hAnsi="Courier New" w:cs="Courier New"/>
        </w:rPr>
        <w:t>FIX_m</w:t>
      </w:r>
      <w:proofErr w:type="spellEnd"/>
      <w:r>
        <w:rPr>
          <w:rFonts w:ascii="Courier New" w:eastAsia="Courier New" w:hAnsi="Courier New" w:cs="Courier New"/>
        </w:rPr>
        <w:t xml:space="preserve">           (16)                // fixed point 'm' value</w:t>
      </w:r>
    </w:p>
    <w:p w14:paraId="626E565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#define FIX_N           (</w:t>
      </w:r>
      <w:proofErr w:type="spellStart"/>
      <w:r>
        <w:rPr>
          <w:rFonts w:ascii="Courier New" w:eastAsia="Courier New" w:hAnsi="Courier New" w:cs="Courier New"/>
        </w:rPr>
        <w:t>FIX_n</w:t>
      </w:r>
      <w:proofErr w:type="spellEnd"/>
      <w:r>
        <w:rPr>
          <w:rFonts w:ascii="Courier New" w:eastAsia="Courier New" w:hAnsi="Courier New" w:cs="Courier New"/>
        </w:rPr>
        <w:t xml:space="preserve"> + </w:t>
      </w:r>
      <w:proofErr w:type="spellStart"/>
      <w:r>
        <w:rPr>
          <w:rFonts w:ascii="Courier New" w:eastAsia="Courier New" w:hAnsi="Courier New" w:cs="Courier New"/>
        </w:rPr>
        <w:t>FIX_m</w:t>
      </w:r>
      <w:proofErr w:type="spellEnd"/>
      <w:r>
        <w:rPr>
          <w:rFonts w:ascii="Courier New" w:eastAsia="Courier New" w:hAnsi="Courier New" w:cs="Courier New"/>
        </w:rPr>
        <w:t xml:space="preserve">)     // total bits in </w:t>
      </w:r>
      <w:proofErr w:type="spellStart"/>
      <w:r>
        <w:rPr>
          <w:rFonts w:ascii="Courier New" w:eastAsia="Courier New" w:hAnsi="Courier New" w:cs="Courier New"/>
        </w:rPr>
        <w:t>Qm.n</w:t>
      </w:r>
      <w:proofErr w:type="spellEnd"/>
    </w:p>
    <w:p w14:paraId="3DF2EFF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#define FIX_FACTOR      (1   &lt;&lt;  </w:t>
      </w:r>
      <w:proofErr w:type="spellStart"/>
      <w:r>
        <w:rPr>
          <w:rFonts w:ascii="Courier New" w:eastAsia="Courier New" w:hAnsi="Courier New" w:cs="Courier New"/>
        </w:rPr>
        <w:t>FIX_n</w:t>
      </w:r>
      <w:proofErr w:type="spellEnd"/>
      <w:r>
        <w:rPr>
          <w:rFonts w:ascii="Courier New" w:eastAsia="Courier New" w:hAnsi="Courier New" w:cs="Courier New"/>
        </w:rPr>
        <w:t xml:space="preserve">   )  // fixed point fraction factor (2^n)</w:t>
      </w:r>
    </w:p>
    <w:p w14:paraId="2BEDB97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#define FIX__0_5        (1   &lt;&lt; (FIX_n-1))  // 0.5 expressed in UQ16.16</w:t>
      </w:r>
    </w:p>
    <w:p w14:paraId="59EFF98B"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#define FIX__1_0        (1   &lt;&lt;  </w:t>
      </w:r>
      <w:proofErr w:type="spellStart"/>
      <w:r>
        <w:rPr>
          <w:rFonts w:ascii="Courier New" w:eastAsia="Courier New" w:hAnsi="Courier New" w:cs="Courier New"/>
        </w:rPr>
        <w:t>FIX_n</w:t>
      </w:r>
      <w:proofErr w:type="spellEnd"/>
      <w:r>
        <w:rPr>
          <w:rFonts w:ascii="Courier New" w:eastAsia="Courier New" w:hAnsi="Courier New" w:cs="Courier New"/>
        </w:rPr>
        <w:t xml:space="preserve">   )  // 1.0 expressed in UQ16.16</w:t>
      </w:r>
    </w:p>
    <w:p w14:paraId="66452D00" w14:textId="77777777" w:rsidR="00A34E89" w:rsidRDefault="00A34E89">
      <w:pPr>
        <w:spacing w:line="276" w:lineRule="auto"/>
        <w:jc w:val="left"/>
        <w:rPr>
          <w:rFonts w:ascii="Courier New" w:eastAsia="Courier New" w:hAnsi="Courier New" w:cs="Courier New"/>
        </w:rPr>
      </w:pPr>
    </w:p>
    <w:p w14:paraId="06DC3B3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Procedure:</w:t>
      </w:r>
    </w:p>
    <w:p w14:paraId="49D9254B"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fix2int - round a fixed point value to the nearest integer</w:t>
      </w:r>
    </w:p>
    <w:p w14:paraId="2A78867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Inputs:</w:t>
      </w:r>
    </w:p>
    <w:p w14:paraId="6CCA488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fix - fixed point value to round</w:t>
      </w:r>
    </w:p>
    <w:p w14:paraId="274C8A8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Return value:</w:t>
      </w:r>
    </w:p>
    <w:p w14:paraId="3E6C2FA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result of rounding the fixed point value to </w:t>
      </w:r>
      <w:proofErr w:type="spellStart"/>
      <w:r>
        <w:rPr>
          <w:rFonts w:ascii="Courier New" w:eastAsia="Courier New" w:hAnsi="Courier New" w:cs="Courier New"/>
        </w:rPr>
        <w:t>nearst</w:t>
      </w:r>
      <w:proofErr w:type="spellEnd"/>
      <w:r>
        <w:rPr>
          <w:rFonts w:ascii="Courier New" w:eastAsia="Courier New" w:hAnsi="Courier New" w:cs="Courier New"/>
        </w:rPr>
        <w:t xml:space="preserve"> integer, in uint32_t container</w:t>
      </w:r>
    </w:p>
    <w:p w14:paraId="576CA069"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uint32_t fix2int( uint32_t fix )</w:t>
      </w:r>
    </w:p>
    <w:p w14:paraId="7D52C35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6B1BFF3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//Adds 0.5 in fixed point and discards the 16 fractional bits to zero</w:t>
      </w:r>
    </w:p>
    <w:p w14:paraId="2C1A1C46"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fix = (fix + FIX__0_5)&gt;&gt; 16 ;</w:t>
      </w:r>
    </w:p>
    <w:p w14:paraId="00BB6DB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return fix;</w:t>
      </w:r>
    </w:p>
    <w:p w14:paraId="316BE4F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133C6E8B" w14:textId="77777777" w:rsidR="00A34E89" w:rsidRDefault="00A34E89">
      <w:pPr>
        <w:spacing w:line="276" w:lineRule="auto"/>
        <w:jc w:val="left"/>
        <w:rPr>
          <w:rFonts w:ascii="Courier New" w:eastAsia="Courier New" w:hAnsi="Courier New" w:cs="Courier New"/>
        </w:rPr>
      </w:pPr>
    </w:p>
    <w:p w14:paraId="1069850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Procedure:</w:t>
      </w:r>
    </w:p>
    <w:p w14:paraId="3B222EE8"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fix2double - Convert a fixed point value to double precision</w:t>
      </w:r>
    </w:p>
    <w:p w14:paraId="296E610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Inputs:</w:t>
      </w:r>
    </w:p>
    <w:p w14:paraId="0A8DD49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fix - value to convert</w:t>
      </w:r>
    </w:p>
    <w:p w14:paraId="7E21666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Return value:</w:t>
      </w:r>
    </w:p>
    <w:p w14:paraId="6262EE3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double precision representation of fixed point value</w:t>
      </w:r>
    </w:p>
    <w:p w14:paraId="085A6C36"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double fix2double( uint32_t fix )</w:t>
      </w:r>
    </w:p>
    <w:p w14:paraId="0FF6032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6BE29C3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//Adds 0.5 in fixed point and discards the 32 fractional bits to zero</w:t>
      </w:r>
    </w:p>
    <w:p w14:paraId="6F90EA83"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fix = (fix + FIX__0_5) &gt;&gt; 16;</w:t>
      </w:r>
    </w:p>
    <w:p w14:paraId="25818453"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return fix;</w:t>
      </w:r>
    </w:p>
    <w:p w14:paraId="74BE2ACF"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3E7D2C0E" w14:textId="77777777" w:rsidR="00A34E89" w:rsidRDefault="00A34E89">
      <w:pPr>
        <w:spacing w:line="276" w:lineRule="auto"/>
        <w:jc w:val="left"/>
        <w:rPr>
          <w:rFonts w:ascii="Courier New" w:eastAsia="Courier New" w:hAnsi="Courier New" w:cs="Courier New"/>
        </w:rPr>
      </w:pPr>
    </w:p>
    <w:p w14:paraId="630FDB71" w14:textId="77777777" w:rsidR="00A34E89" w:rsidRDefault="00A34E89">
      <w:pPr>
        <w:spacing w:line="276" w:lineRule="auto"/>
        <w:jc w:val="left"/>
        <w:rPr>
          <w:rFonts w:ascii="Courier New" w:eastAsia="Courier New" w:hAnsi="Courier New" w:cs="Courier New"/>
        </w:rPr>
      </w:pPr>
    </w:p>
    <w:p w14:paraId="72626D6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Procedure:</w:t>
      </w:r>
    </w:p>
    <w:p w14:paraId="450B926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double2fix - Convert a double precision value to fixed point, with rounding</w:t>
      </w:r>
    </w:p>
    <w:p w14:paraId="67FB999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Inputs:</w:t>
      </w:r>
    </w:p>
    <w:p w14:paraId="3A3FDD1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 - value to convert</w:t>
      </w:r>
    </w:p>
    <w:p w14:paraId="3F12A8A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Return value:</w:t>
      </w:r>
    </w:p>
    <w:p w14:paraId="49DC156F"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fixed point approximation of the input value, in uint32_t container</w:t>
      </w:r>
    </w:p>
    <w:p w14:paraId="1B2F2136"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uint32_t double2fix( double x )</w:t>
      </w:r>
    </w:p>
    <w:p w14:paraId="7A19DEF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4D8ACAF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lastRenderedPageBreak/>
        <w:t xml:space="preserve">   //Adding 0.5 in floating point</w:t>
      </w:r>
    </w:p>
    <w:p w14:paraId="6098887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x = (x + 0.5);</w:t>
      </w:r>
    </w:p>
    <w:p w14:paraId="56B751C8"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//Rounding fractional bits</w:t>
      </w:r>
    </w:p>
    <w:p w14:paraId="51C953B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339DD9E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//Casting explicitly</w:t>
      </w:r>
    </w:p>
    <w:p w14:paraId="49BCD91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y = (</w:t>
      </w:r>
      <w:proofErr w:type="spellStart"/>
      <w:r>
        <w:rPr>
          <w:rFonts w:ascii="Courier New" w:eastAsia="Courier New" w:hAnsi="Courier New" w:cs="Courier New"/>
        </w:rPr>
        <w:t>int</w:t>
      </w:r>
      <w:proofErr w:type="spellEnd"/>
      <w:r>
        <w:rPr>
          <w:rFonts w:ascii="Courier New" w:eastAsia="Courier New" w:hAnsi="Courier New" w:cs="Courier New"/>
        </w:rPr>
        <w:t>)x;</w:t>
      </w:r>
    </w:p>
    <w:p w14:paraId="6CE047D3"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y = y &gt;&gt; 16;</w:t>
      </w:r>
    </w:p>
    <w:p w14:paraId="7330640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return y;</w:t>
      </w:r>
    </w:p>
    <w:p w14:paraId="2279926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2CF1F54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Procedure:</w:t>
      </w:r>
    </w:p>
    <w:p w14:paraId="595C3ED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fix2decimalstr - convert fixed point value to decimal string</w:t>
      </w:r>
    </w:p>
    <w:p w14:paraId="42E2F2CD"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Inputs:</w:t>
      </w:r>
    </w:p>
    <w:p w14:paraId="17898D9F"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    - fixed point value to convert to string</w:t>
      </w:r>
    </w:p>
    <w:p w14:paraId="130ADCDD"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str</w:t>
      </w:r>
      <w:proofErr w:type="spellEnd"/>
      <w:r>
        <w:rPr>
          <w:rFonts w:ascii="Courier New" w:eastAsia="Courier New" w:hAnsi="Courier New" w:cs="Courier New"/>
        </w:rPr>
        <w:t xml:space="preserve">  - pointer to destination string</w:t>
      </w:r>
    </w:p>
    <w:p w14:paraId="22C7C46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dotn</w:t>
      </w:r>
      <w:proofErr w:type="spellEnd"/>
      <w:r>
        <w:rPr>
          <w:rFonts w:ascii="Courier New" w:eastAsia="Courier New" w:hAnsi="Courier New" w:cs="Courier New"/>
        </w:rPr>
        <w:t xml:space="preserve"> - desired decimal precision</w:t>
      </w:r>
    </w:p>
    <w:p w14:paraId="64C7880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void fix2decimalstr( uint32_t x, char *</w:t>
      </w:r>
      <w:proofErr w:type="spellStart"/>
      <w:r>
        <w:rPr>
          <w:rFonts w:ascii="Courier New" w:eastAsia="Courier New" w:hAnsi="Courier New" w:cs="Courier New"/>
        </w:rPr>
        <w:t>str</w:t>
      </w:r>
      <w:proofErr w:type="spellEnd"/>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dotn</w:t>
      </w:r>
      <w:proofErr w:type="spellEnd"/>
      <w:r>
        <w:rPr>
          <w:rFonts w:ascii="Courier New" w:eastAsia="Courier New" w:hAnsi="Courier New" w:cs="Courier New"/>
        </w:rPr>
        <w:t xml:space="preserve"> )</w:t>
      </w:r>
    </w:p>
    <w:p w14:paraId="55B9523F"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41952A7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i</w:t>
      </w:r>
      <w:proofErr w:type="spellEnd"/>
      <w:r>
        <w:rPr>
          <w:rFonts w:ascii="Courier New" w:eastAsia="Courier New" w:hAnsi="Courier New" w:cs="Courier New"/>
        </w:rPr>
        <w:t>;</w:t>
      </w:r>
    </w:p>
    <w:p w14:paraId="128A8FB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uint64_t    lx;</w:t>
      </w:r>
    </w:p>
    <w:p w14:paraId="68B9193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len</w:t>
      </w:r>
      <w:proofErr w:type="spellEnd"/>
      <w:r>
        <w:rPr>
          <w:rFonts w:ascii="Courier New" w:eastAsia="Courier New" w:hAnsi="Courier New" w:cs="Courier New"/>
        </w:rPr>
        <w:t>;</w:t>
      </w:r>
    </w:p>
    <w:p w14:paraId="2008CE0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0CD5099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 Use 64 bit </w:t>
      </w:r>
      <w:proofErr w:type="spellStart"/>
      <w:r>
        <w:rPr>
          <w:rFonts w:ascii="Courier New" w:eastAsia="Courier New" w:hAnsi="Courier New" w:cs="Courier New"/>
        </w:rPr>
        <w:t>int</w:t>
      </w:r>
      <w:proofErr w:type="spellEnd"/>
      <w:r>
        <w:rPr>
          <w:rFonts w:ascii="Courier New" w:eastAsia="Courier New" w:hAnsi="Courier New" w:cs="Courier New"/>
        </w:rPr>
        <w:t xml:space="preserve"> to avoid overflow</w:t>
      </w:r>
    </w:p>
    <w:p w14:paraId="63DC881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lx = x;</w:t>
      </w:r>
    </w:p>
    <w:p w14:paraId="1E5CDB3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6B522A5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 Multiply by 10^dotn, to shift all fractional decimal into integer part</w:t>
      </w:r>
    </w:p>
    <w:p w14:paraId="4A300EC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for (</w:t>
      </w:r>
      <w:proofErr w:type="spellStart"/>
      <w:r>
        <w:rPr>
          <w:rFonts w:ascii="Courier New" w:eastAsia="Courier New" w:hAnsi="Courier New" w:cs="Courier New"/>
        </w:rPr>
        <w:t>i</w:t>
      </w:r>
      <w:proofErr w:type="spellEnd"/>
      <w:r>
        <w:rPr>
          <w:rFonts w:ascii="Courier New" w:eastAsia="Courier New" w:hAnsi="Courier New" w:cs="Courier New"/>
        </w:rPr>
        <w:t xml:space="preserve"> = 0; </w:t>
      </w:r>
      <w:proofErr w:type="spellStart"/>
      <w:r>
        <w:rPr>
          <w:rFonts w:ascii="Courier New" w:eastAsia="Courier New" w:hAnsi="Courier New" w:cs="Courier New"/>
        </w:rPr>
        <w:t>i</w:t>
      </w:r>
      <w:proofErr w:type="spellEnd"/>
      <w:r>
        <w:rPr>
          <w:rFonts w:ascii="Courier New" w:eastAsia="Courier New" w:hAnsi="Courier New" w:cs="Courier New"/>
        </w:rPr>
        <w:t xml:space="preserve"> &lt; </w:t>
      </w:r>
      <w:proofErr w:type="spellStart"/>
      <w:r>
        <w:rPr>
          <w:rFonts w:ascii="Courier New" w:eastAsia="Courier New" w:hAnsi="Courier New" w:cs="Courier New"/>
        </w:rPr>
        <w:t>dotn</w:t>
      </w:r>
      <w:proofErr w:type="spellEnd"/>
      <w:r>
        <w:rPr>
          <w:rFonts w:ascii="Courier New" w:eastAsia="Courier New" w:hAnsi="Courier New" w:cs="Courier New"/>
        </w:rPr>
        <w:t>; ++</w:t>
      </w:r>
      <w:proofErr w:type="spellStart"/>
      <w:r>
        <w:rPr>
          <w:rFonts w:ascii="Courier New" w:eastAsia="Courier New" w:hAnsi="Courier New" w:cs="Courier New"/>
        </w:rPr>
        <w:t>i</w:t>
      </w:r>
      <w:proofErr w:type="spellEnd"/>
      <w:r>
        <w:rPr>
          <w:rFonts w:ascii="Courier New" w:eastAsia="Courier New" w:hAnsi="Courier New" w:cs="Courier New"/>
        </w:rPr>
        <w:t>)</w:t>
      </w:r>
    </w:p>
    <w:p w14:paraId="30B3857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72130CC6"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lx *= 10;</w:t>
      </w:r>
    </w:p>
    <w:p w14:paraId="5FDE082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63EAD219"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 Get the integer part via rounding by adding half, and right shifting n</w:t>
      </w:r>
    </w:p>
    <w:p w14:paraId="428AE97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lx += FIX__0_5;</w:t>
      </w:r>
    </w:p>
    <w:p w14:paraId="662A5E2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lx &gt;&gt;= </w:t>
      </w:r>
      <w:proofErr w:type="spellStart"/>
      <w:r>
        <w:rPr>
          <w:rFonts w:ascii="Courier New" w:eastAsia="Courier New" w:hAnsi="Courier New" w:cs="Courier New"/>
        </w:rPr>
        <w:t>FIX_n</w:t>
      </w:r>
      <w:proofErr w:type="spellEnd"/>
      <w:r>
        <w:rPr>
          <w:rFonts w:ascii="Courier New" w:eastAsia="Courier New" w:hAnsi="Courier New" w:cs="Courier New"/>
        </w:rPr>
        <w:t>;</w:t>
      </w:r>
    </w:p>
    <w:p w14:paraId="026AF0A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5B9F4BD9"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x = (uint32_t) lx;</w:t>
      </w:r>
    </w:p>
    <w:p w14:paraId="092DB67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39BE2D5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 Print the number, but without decimal point</w:t>
      </w:r>
    </w:p>
    <w:p w14:paraId="4FDEB70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sprintf</w:t>
      </w:r>
      <w:proofErr w:type="spellEnd"/>
      <w:r>
        <w:rPr>
          <w:rFonts w:ascii="Courier New" w:eastAsia="Courier New" w:hAnsi="Courier New" w:cs="Courier New"/>
        </w:rPr>
        <w:t xml:space="preserve">( </w:t>
      </w:r>
      <w:proofErr w:type="spellStart"/>
      <w:r>
        <w:rPr>
          <w:rFonts w:ascii="Courier New" w:eastAsia="Courier New" w:hAnsi="Courier New" w:cs="Courier New"/>
        </w:rPr>
        <w:t>str</w:t>
      </w:r>
      <w:proofErr w:type="spellEnd"/>
      <w:r>
        <w:rPr>
          <w:rFonts w:ascii="Courier New" w:eastAsia="Courier New" w:hAnsi="Courier New" w:cs="Courier New"/>
        </w:rPr>
        <w:t>, "%d", (</w:t>
      </w:r>
      <w:proofErr w:type="spellStart"/>
      <w:r>
        <w:rPr>
          <w:rFonts w:ascii="Courier New" w:eastAsia="Courier New" w:hAnsi="Courier New" w:cs="Courier New"/>
        </w:rPr>
        <w:t>int</w:t>
      </w:r>
      <w:proofErr w:type="spellEnd"/>
      <w:r>
        <w:rPr>
          <w:rFonts w:ascii="Courier New" w:eastAsia="Courier New" w:hAnsi="Courier New" w:cs="Courier New"/>
        </w:rPr>
        <w:t>) x );</w:t>
      </w:r>
    </w:p>
    <w:p w14:paraId="2E205F83"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len</w:t>
      </w:r>
      <w:proofErr w:type="spellEnd"/>
      <w:r>
        <w:rPr>
          <w:rFonts w:ascii="Courier New" w:eastAsia="Courier New" w:hAnsi="Courier New" w:cs="Courier New"/>
        </w:rPr>
        <w:t xml:space="preserve"> = </w:t>
      </w:r>
      <w:proofErr w:type="spellStart"/>
      <w:r>
        <w:rPr>
          <w:rFonts w:ascii="Courier New" w:eastAsia="Courier New" w:hAnsi="Courier New" w:cs="Courier New"/>
        </w:rPr>
        <w:t>strlen</w:t>
      </w:r>
      <w:proofErr w:type="spellEnd"/>
      <w:r>
        <w:rPr>
          <w:rFonts w:ascii="Courier New" w:eastAsia="Courier New" w:hAnsi="Courier New" w:cs="Courier New"/>
        </w:rPr>
        <w:t>(</w:t>
      </w:r>
      <w:proofErr w:type="spellStart"/>
      <w:r>
        <w:rPr>
          <w:rFonts w:ascii="Courier New" w:eastAsia="Courier New" w:hAnsi="Courier New" w:cs="Courier New"/>
        </w:rPr>
        <w:t>str</w:t>
      </w:r>
      <w:proofErr w:type="spellEnd"/>
      <w:r>
        <w:rPr>
          <w:rFonts w:ascii="Courier New" w:eastAsia="Courier New" w:hAnsi="Courier New" w:cs="Courier New"/>
        </w:rPr>
        <w:t>);</w:t>
      </w:r>
    </w:p>
    <w:p w14:paraId="2AFCE18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4264058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 Insert the decimal point in the correct location</w:t>
      </w:r>
    </w:p>
    <w:p w14:paraId="1235DD73"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 First move all of the last '</w:t>
      </w:r>
      <w:proofErr w:type="spellStart"/>
      <w:r>
        <w:rPr>
          <w:rFonts w:ascii="Courier New" w:eastAsia="Courier New" w:hAnsi="Courier New" w:cs="Courier New"/>
        </w:rPr>
        <w:t>dotn</w:t>
      </w:r>
      <w:proofErr w:type="spellEnd"/>
      <w:r>
        <w:rPr>
          <w:rFonts w:ascii="Courier New" w:eastAsia="Courier New" w:hAnsi="Courier New" w:cs="Courier New"/>
        </w:rPr>
        <w:t>' characters to the right to make space</w:t>
      </w:r>
    </w:p>
    <w:p w14:paraId="377D357B"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str</w:t>
      </w:r>
      <w:proofErr w:type="spellEnd"/>
      <w:r>
        <w:rPr>
          <w:rFonts w:ascii="Courier New" w:eastAsia="Courier New" w:hAnsi="Courier New" w:cs="Courier New"/>
        </w:rPr>
        <w:t>[len+1] = '\0';</w:t>
      </w:r>
    </w:p>
    <w:p w14:paraId="59798C1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for (</w:t>
      </w:r>
      <w:proofErr w:type="spellStart"/>
      <w:r>
        <w:rPr>
          <w:rFonts w:ascii="Courier New" w:eastAsia="Courier New" w:hAnsi="Courier New" w:cs="Courier New"/>
        </w:rPr>
        <w:t>i</w:t>
      </w:r>
      <w:proofErr w:type="spellEnd"/>
      <w:r>
        <w:rPr>
          <w:rFonts w:ascii="Courier New" w:eastAsia="Courier New" w:hAnsi="Courier New" w:cs="Courier New"/>
        </w:rPr>
        <w:t xml:space="preserve"> = 0; </w:t>
      </w:r>
      <w:proofErr w:type="spellStart"/>
      <w:r>
        <w:rPr>
          <w:rFonts w:ascii="Courier New" w:eastAsia="Courier New" w:hAnsi="Courier New" w:cs="Courier New"/>
        </w:rPr>
        <w:t>i</w:t>
      </w:r>
      <w:proofErr w:type="spellEnd"/>
      <w:r>
        <w:rPr>
          <w:rFonts w:ascii="Courier New" w:eastAsia="Courier New" w:hAnsi="Courier New" w:cs="Courier New"/>
        </w:rPr>
        <w:t xml:space="preserve"> &lt; </w:t>
      </w:r>
      <w:proofErr w:type="spellStart"/>
      <w:r>
        <w:rPr>
          <w:rFonts w:ascii="Courier New" w:eastAsia="Courier New" w:hAnsi="Courier New" w:cs="Courier New"/>
        </w:rPr>
        <w:t>dotn</w:t>
      </w:r>
      <w:proofErr w:type="spellEnd"/>
      <w:r>
        <w:rPr>
          <w:rFonts w:ascii="Courier New" w:eastAsia="Courier New" w:hAnsi="Courier New" w:cs="Courier New"/>
        </w:rPr>
        <w:t>; ++</w:t>
      </w:r>
      <w:proofErr w:type="spellStart"/>
      <w:r>
        <w:rPr>
          <w:rFonts w:ascii="Courier New" w:eastAsia="Courier New" w:hAnsi="Courier New" w:cs="Courier New"/>
        </w:rPr>
        <w:t>i</w:t>
      </w:r>
      <w:proofErr w:type="spellEnd"/>
      <w:r>
        <w:rPr>
          <w:rFonts w:ascii="Courier New" w:eastAsia="Courier New" w:hAnsi="Courier New" w:cs="Courier New"/>
        </w:rPr>
        <w:t>)</w:t>
      </w:r>
    </w:p>
    <w:p w14:paraId="26FF66F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2F1D855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str</w:t>
      </w:r>
      <w:proofErr w:type="spellEnd"/>
      <w:r>
        <w:rPr>
          <w:rFonts w:ascii="Courier New" w:eastAsia="Courier New" w:hAnsi="Courier New" w:cs="Courier New"/>
        </w:rPr>
        <w:t>[</w:t>
      </w:r>
      <w:proofErr w:type="spellStart"/>
      <w:r>
        <w:rPr>
          <w:rFonts w:ascii="Courier New" w:eastAsia="Courier New" w:hAnsi="Courier New" w:cs="Courier New"/>
        </w:rPr>
        <w:t>len-i</w:t>
      </w:r>
      <w:proofErr w:type="spellEnd"/>
      <w:r>
        <w:rPr>
          <w:rFonts w:ascii="Courier New" w:eastAsia="Courier New" w:hAnsi="Courier New" w:cs="Courier New"/>
        </w:rPr>
        <w:t xml:space="preserve">] = </w:t>
      </w:r>
      <w:proofErr w:type="spellStart"/>
      <w:r>
        <w:rPr>
          <w:rFonts w:ascii="Courier New" w:eastAsia="Courier New" w:hAnsi="Courier New" w:cs="Courier New"/>
        </w:rPr>
        <w:t>str</w:t>
      </w:r>
      <w:proofErr w:type="spellEnd"/>
      <w:r>
        <w:rPr>
          <w:rFonts w:ascii="Courier New" w:eastAsia="Courier New" w:hAnsi="Courier New" w:cs="Courier New"/>
        </w:rPr>
        <w:t>[len-i-1];</w:t>
      </w:r>
    </w:p>
    <w:p w14:paraId="1A92421D"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77FF19A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str</w:t>
      </w:r>
      <w:proofErr w:type="spellEnd"/>
      <w:r>
        <w:rPr>
          <w:rFonts w:ascii="Courier New" w:eastAsia="Courier New" w:hAnsi="Courier New" w:cs="Courier New"/>
        </w:rPr>
        <w:t>[</w:t>
      </w:r>
      <w:proofErr w:type="spellStart"/>
      <w:r>
        <w:rPr>
          <w:rFonts w:ascii="Courier New" w:eastAsia="Courier New" w:hAnsi="Courier New" w:cs="Courier New"/>
        </w:rPr>
        <w:t>len-dotn</w:t>
      </w:r>
      <w:proofErr w:type="spellEnd"/>
      <w:r>
        <w:rPr>
          <w:rFonts w:ascii="Courier New" w:eastAsia="Courier New" w:hAnsi="Courier New" w:cs="Courier New"/>
        </w:rPr>
        <w:t>] = '.';</w:t>
      </w:r>
    </w:p>
    <w:p w14:paraId="108790E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3BCDDB95" w14:textId="77777777" w:rsidR="00A34E89" w:rsidRDefault="00A34E89">
      <w:pPr>
        <w:spacing w:line="276" w:lineRule="auto"/>
        <w:jc w:val="left"/>
        <w:rPr>
          <w:rFonts w:ascii="Courier New" w:eastAsia="Courier New" w:hAnsi="Courier New" w:cs="Courier New"/>
        </w:rPr>
      </w:pPr>
    </w:p>
    <w:p w14:paraId="636DC6C8" w14:textId="77777777" w:rsidR="00A34E89" w:rsidRDefault="00774C24">
      <w:pPr>
        <w:spacing w:line="276" w:lineRule="auto"/>
        <w:jc w:val="left"/>
        <w:rPr>
          <w:rFonts w:ascii="Courier New" w:eastAsia="Courier New" w:hAnsi="Courier New" w:cs="Courier New"/>
        </w:rPr>
      </w:pPr>
      <w:proofErr w:type="spellStart"/>
      <w:r>
        <w:rPr>
          <w:rFonts w:ascii="Courier New" w:eastAsia="Courier New" w:hAnsi="Courier New" w:cs="Courier New"/>
        </w:rPr>
        <w:t>int</w:t>
      </w:r>
      <w:proofErr w:type="spellEnd"/>
      <w:r>
        <w:rPr>
          <w:rFonts w:ascii="Courier New" w:eastAsia="Courier New" w:hAnsi="Courier New" w:cs="Courier New"/>
        </w:rPr>
        <w:t xml:space="preserve"> main()</w:t>
      </w:r>
    </w:p>
    <w:p w14:paraId="056FD6D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2E91334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lastRenderedPageBreak/>
        <w:t xml:space="preserve">  </w:t>
      </w:r>
    </w:p>
    <w:p w14:paraId="1368B70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k;              // Current position of bouncing box (relative to LCD)</w:t>
      </w:r>
    </w:p>
    <w:p w14:paraId="3341928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direction;      // +1 --&gt; move right, -1 --&gt; move left</w:t>
      </w:r>
    </w:p>
    <w:p w14:paraId="759E435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char    </w:t>
      </w:r>
      <w:proofErr w:type="spellStart"/>
      <w:r>
        <w:rPr>
          <w:rFonts w:ascii="Courier New" w:eastAsia="Courier New" w:hAnsi="Courier New" w:cs="Courier New"/>
        </w:rPr>
        <w:t>num_str</w:t>
      </w:r>
      <w:proofErr w:type="spellEnd"/>
      <w:r>
        <w:rPr>
          <w:rFonts w:ascii="Courier New" w:eastAsia="Courier New" w:hAnsi="Courier New" w:cs="Courier New"/>
        </w:rPr>
        <w:t>[17];    // Array to render the value of rate as a string</w:t>
      </w:r>
    </w:p>
    <w:p w14:paraId="538A50B3"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char    </w:t>
      </w:r>
      <w:proofErr w:type="spellStart"/>
      <w:r>
        <w:rPr>
          <w:rFonts w:ascii="Courier New" w:eastAsia="Courier New" w:hAnsi="Courier New" w:cs="Courier New"/>
        </w:rPr>
        <w:t>msg_str</w:t>
      </w:r>
      <w:proofErr w:type="spellEnd"/>
      <w:r>
        <w:rPr>
          <w:rFonts w:ascii="Courier New" w:eastAsia="Courier New" w:hAnsi="Courier New" w:cs="Courier New"/>
        </w:rPr>
        <w:t>[17];    // Entire message, to write to LCD</w:t>
      </w:r>
    </w:p>
    <w:p w14:paraId="7C46B2A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3F4173E9"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sw2;            // Holds current switch state</w:t>
      </w:r>
    </w:p>
    <w:p w14:paraId="4D087C33"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sw3;            // Holds current switch state</w:t>
      </w:r>
    </w:p>
    <w:p w14:paraId="5991801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sw2_prev;       // Holds previous state, for button down detection</w:t>
      </w:r>
    </w:p>
    <w:p w14:paraId="3DEC3B8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sw3_prev;       // Holds previous state, for button down detection</w:t>
      </w:r>
    </w:p>
    <w:p w14:paraId="2AB4EBA9"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79C173A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CyGlobalIntEnable</w:t>
      </w:r>
      <w:proofErr w:type="spellEnd"/>
      <w:r>
        <w:rPr>
          <w:rFonts w:ascii="Courier New" w:eastAsia="Courier New" w:hAnsi="Courier New" w:cs="Courier New"/>
        </w:rPr>
        <w:t>; /* Enable global interrupts. */</w:t>
      </w:r>
    </w:p>
    <w:p w14:paraId="0D7ED5E4" w14:textId="77777777" w:rsidR="00A34E89" w:rsidRDefault="00A34E89">
      <w:pPr>
        <w:spacing w:line="276" w:lineRule="auto"/>
        <w:jc w:val="left"/>
        <w:rPr>
          <w:rFonts w:ascii="Courier New" w:eastAsia="Courier New" w:hAnsi="Courier New" w:cs="Courier New"/>
        </w:rPr>
      </w:pPr>
    </w:p>
    <w:p w14:paraId="55E047FF"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uint32_t    delay =  20 * FIX__1_0;    // UQ16.16</w:t>
      </w:r>
    </w:p>
    <w:p w14:paraId="1836D60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uint32_t    </w:t>
      </w:r>
      <w:proofErr w:type="spellStart"/>
      <w:r>
        <w:rPr>
          <w:rFonts w:ascii="Courier New" w:eastAsia="Courier New" w:hAnsi="Courier New" w:cs="Courier New"/>
        </w:rPr>
        <w:t>llim</w:t>
      </w:r>
      <w:proofErr w:type="spellEnd"/>
      <w:r>
        <w:rPr>
          <w:rFonts w:ascii="Courier New" w:eastAsia="Courier New" w:hAnsi="Courier New" w:cs="Courier New"/>
        </w:rPr>
        <w:t xml:space="preserve">  =  20 * FIX__1_0;    // Upper limit of delay expressed in UQ16.16</w:t>
      </w:r>
    </w:p>
    <w:p w14:paraId="0ABCD27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uint32_t    </w:t>
      </w:r>
      <w:proofErr w:type="spellStart"/>
      <w:r>
        <w:rPr>
          <w:rFonts w:ascii="Courier New" w:eastAsia="Courier New" w:hAnsi="Courier New" w:cs="Courier New"/>
        </w:rPr>
        <w:t>ulim</w:t>
      </w:r>
      <w:proofErr w:type="spellEnd"/>
      <w:r>
        <w:rPr>
          <w:rFonts w:ascii="Courier New" w:eastAsia="Courier New" w:hAnsi="Courier New" w:cs="Courier New"/>
        </w:rPr>
        <w:t xml:space="preserve">  = 200 * FIX__1_0;    // Upper limit of delay expressed in UQ16.16</w:t>
      </w:r>
    </w:p>
    <w:p w14:paraId="08E1BFA6"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uint32_t    </w:t>
      </w:r>
      <w:proofErr w:type="spellStart"/>
      <w:r>
        <w:rPr>
          <w:rFonts w:ascii="Courier New" w:eastAsia="Courier New" w:hAnsi="Courier New" w:cs="Courier New"/>
        </w:rPr>
        <w:t>incr</w:t>
      </w:r>
      <w:proofErr w:type="spellEnd"/>
      <w:r>
        <w:rPr>
          <w:rFonts w:ascii="Courier New" w:eastAsia="Courier New" w:hAnsi="Courier New" w:cs="Courier New"/>
        </w:rPr>
        <w:t xml:space="preserve"> = double2fix( 10.0/3.0 );  // Represent 3.33... in fixed point</w:t>
      </w:r>
    </w:p>
    <w:p w14:paraId="5781F62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2FCE295D"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LCD_Display_Start</w:t>
      </w:r>
      <w:proofErr w:type="spellEnd"/>
      <w:r>
        <w:rPr>
          <w:rFonts w:ascii="Courier New" w:eastAsia="Courier New" w:hAnsi="Courier New" w:cs="Courier New"/>
        </w:rPr>
        <w:t>();                        // Start the LCD component</w:t>
      </w:r>
    </w:p>
    <w:p w14:paraId="1315A8C8"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40F8CBE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k = 0;          // Initialize position</w:t>
      </w:r>
    </w:p>
    <w:p w14:paraId="23B2850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direction = 1;  // and direction</w:t>
      </w:r>
    </w:p>
    <w:p w14:paraId="12A634E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0D48A08B"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sw2 = sw3 = sw2_prev = sw3_prev = 1;                    // Initialize switch states to open</w:t>
      </w:r>
    </w:p>
    <w:p w14:paraId="3643BC6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5FA089D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 Loop forever</w:t>
      </w:r>
    </w:p>
    <w:p w14:paraId="2CD43088"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for(;;)</w:t>
      </w:r>
    </w:p>
    <w:p w14:paraId="635692D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0B4B4BB9"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 Convert current delay to a string, with 3 decimal places precision</w:t>
      </w:r>
    </w:p>
    <w:p w14:paraId="62A4ABFB"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fix2decimalstr(delay, </w:t>
      </w:r>
      <w:proofErr w:type="spellStart"/>
      <w:r>
        <w:rPr>
          <w:rFonts w:ascii="Courier New" w:eastAsia="Courier New" w:hAnsi="Courier New" w:cs="Courier New"/>
        </w:rPr>
        <w:t>num_str</w:t>
      </w:r>
      <w:proofErr w:type="spellEnd"/>
      <w:r>
        <w:rPr>
          <w:rFonts w:ascii="Courier New" w:eastAsia="Courier New" w:hAnsi="Courier New" w:cs="Courier New"/>
        </w:rPr>
        <w:t>, 3);</w:t>
      </w:r>
    </w:p>
    <w:p w14:paraId="6266A9B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178A33D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 Generate composite message string</w:t>
      </w:r>
    </w:p>
    <w:p w14:paraId="2BF38ED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sprintf</w:t>
      </w:r>
      <w:proofErr w:type="spellEnd"/>
      <w:r>
        <w:rPr>
          <w:rFonts w:ascii="Courier New" w:eastAsia="Courier New" w:hAnsi="Courier New" w:cs="Courier New"/>
        </w:rPr>
        <w:t xml:space="preserve">( </w:t>
      </w:r>
      <w:proofErr w:type="spellStart"/>
      <w:r>
        <w:rPr>
          <w:rFonts w:ascii="Courier New" w:eastAsia="Courier New" w:hAnsi="Courier New" w:cs="Courier New"/>
        </w:rPr>
        <w:t>msg_str</w:t>
      </w:r>
      <w:proofErr w:type="spellEnd"/>
      <w:r>
        <w:rPr>
          <w:rFonts w:ascii="Courier New" w:eastAsia="Courier New" w:hAnsi="Courier New" w:cs="Courier New"/>
        </w:rPr>
        <w:t xml:space="preserve">, "Delay=%7s </w:t>
      </w:r>
      <w:proofErr w:type="spellStart"/>
      <w:r>
        <w:rPr>
          <w:rFonts w:ascii="Courier New" w:eastAsia="Courier New" w:hAnsi="Courier New" w:cs="Courier New"/>
        </w:rPr>
        <w:t>ms</w:t>
      </w:r>
      <w:proofErr w:type="spellEnd"/>
      <w:r>
        <w:rPr>
          <w:rFonts w:ascii="Courier New" w:eastAsia="Courier New" w:hAnsi="Courier New" w:cs="Courier New"/>
        </w:rPr>
        <w:t xml:space="preserve">", </w:t>
      </w:r>
      <w:proofErr w:type="spellStart"/>
      <w:r>
        <w:rPr>
          <w:rFonts w:ascii="Courier New" w:eastAsia="Courier New" w:hAnsi="Courier New" w:cs="Courier New"/>
        </w:rPr>
        <w:t>num_str</w:t>
      </w:r>
      <w:proofErr w:type="spellEnd"/>
      <w:r>
        <w:rPr>
          <w:rFonts w:ascii="Courier New" w:eastAsia="Courier New" w:hAnsi="Courier New" w:cs="Courier New"/>
        </w:rPr>
        <w:t xml:space="preserve"> );</w:t>
      </w:r>
    </w:p>
    <w:p w14:paraId="39BB3F0C" w14:textId="77777777" w:rsidR="00A34E89" w:rsidRDefault="00A34E89">
      <w:pPr>
        <w:spacing w:line="276" w:lineRule="auto"/>
        <w:jc w:val="left"/>
        <w:rPr>
          <w:rFonts w:ascii="Courier New" w:eastAsia="Courier New" w:hAnsi="Courier New" w:cs="Courier New"/>
        </w:rPr>
      </w:pPr>
    </w:p>
    <w:p w14:paraId="5F6E75A4" w14:textId="77777777" w:rsidR="00A34E89" w:rsidRDefault="00A34E89">
      <w:pPr>
        <w:spacing w:line="276" w:lineRule="auto"/>
        <w:jc w:val="left"/>
        <w:rPr>
          <w:rFonts w:ascii="Courier New" w:eastAsia="Courier New" w:hAnsi="Courier New" w:cs="Courier New"/>
        </w:rPr>
      </w:pPr>
    </w:p>
    <w:p w14:paraId="2BA3FCF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 Render current state onto the display</w:t>
      </w:r>
    </w:p>
    <w:p w14:paraId="4D2BF77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 Top line is bouncing square</w:t>
      </w:r>
    </w:p>
    <w:p w14:paraId="2AC0FCAD"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 Bottom line is current delay</w:t>
      </w:r>
    </w:p>
    <w:p w14:paraId="48AA430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LCD_Display_ClearDisplay</w:t>
      </w:r>
      <w:proofErr w:type="spellEnd"/>
      <w:r>
        <w:rPr>
          <w:rFonts w:ascii="Courier New" w:eastAsia="Courier New" w:hAnsi="Courier New" w:cs="Courier New"/>
        </w:rPr>
        <w:t>();                 // Must clear entire display before new rendering</w:t>
      </w:r>
    </w:p>
    <w:p w14:paraId="46DA36A3"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LCD_Display_DrawHorizontalBG</w:t>
      </w:r>
      <w:proofErr w:type="spellEnd"/>
      <w:r>
        <w:rPr>
          <w:rFonts w:ascii="Courier New" w:eastAsia="Courier New" w:hAnsi="Courier New" w:cs="Courier New"/>
        </w:rPr>
        <w:t>(0, k, 1, 5);   // Draw the box on top line</w:t>
      </w:r>
    </w:p>
    <w:p w14:paraId="3C6EF5E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LCD_Display_Position</w:t>
      </w:r>
      <w:proofErr w:type="spellEnd"/>
      <w:r>
        <w:rPr>
          <w:rFonts w:ascii="Courier New" w:eastAsia="Courier New" w:hAnsi="Courier New" w:cs="Courier New"/>
        </w:rPr>
        <w:t>(1, 0);                 // Position on bottom line</w:t>
      </w:r>
    </w:p>
    <w:p w14:paraId="07DCDEA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LCD_Display_PrintString</w:t>
      </w:r>
      <w:proofErr w:type="spellEnd"/>
      <w:r>
        <w:rPr>
          <w:rFonts w:ascii="Courier New" w:eastAsia="Courier New" w:hAnsi="Courier New" w:cs="Courier New"/>
        </w:rPr>
        <w:t>(</w:t>
      </w:r>
      <w:proofErr w:type="spellStart"/>
      <w:r>
        <w:rPr>
          <w:rFonts w:ascii="Courier New" w:eastAsia="Courier New" w:hAnsi="Courier New" w:cs="Courier New"/>
        </w:rPr>
        <w:t>msg_str</w:t>
      </w:r>
      <w:proofErr w:type="spellEnd"/>
      <w:r>
        <w:rPr>
          <w:rFonts w:ascii="Courier New" w:eastAsia="Courier New" w:hAnsi="Courier New" w:cs="Courier New"/>
        </w:rPr>
        <w:t xml:space="preserve">);           // Print the </w:t>
      </w:r>
      <w:proofErr w:type="spellStart"/>
      <w:r>
        <w:rPr>
          <w:rFonts w:ascii="Courier New" w:eastAsia="Courier New" w:hAnsi="Courier New" w:cs="Courier New"/>
        </w:rPr>
        <w:t>msg</w:t>
      </w:r>
      <w:proofErr w:type="spellEnd"/>
      <w:r>
        <w:rPr>
          <w:rFonts w:ascii="Courier New" w:eastAsia="Courier New" w:hAnsi="Courier New" w:cs="Courier New"/>
        </w:rPr>
        <w:t xml:space="preserve"> on bottom line</w:t>
      </w:r>
    </w:p>
    <w:p w14:paraId="3F56CC4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7FE7227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DIG_IN_PIN_Read</w:t>
      </w:r>
      <w:proofErr w:type="spellEnd"/>
      <w:r>
        <w:rPr>
          <w:rFonts w:ascii="Courier New" w:eastAsia="Courier New" w:hAnsi="Courier New" w:cs="Courier New"/>
        </w:rPr>
        <w:t>() ;</w:t>
      </w:r>
    </w:p>
    <w:p w14:paraId="61233B26"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DIG_OUT_PIN_Write</w:t>
      </w:r>
      <w:proofErr w:type="spellEnd"/>
      <w:r>
        <w:rPr>
          <w:rFonts w:ascii="Courier New" w:eastAsia="Courier New" w:hAnsi="Courier New" w:cs="Courier New"/>
        </w:rPr>
        <w:t>(</w:t>
      </w:r>
      <w:proofErr w:type="spellStart"/>
      <w:r>
        <w:rPr>
          <w:rFonts w:ascii="Courier New" w:eastAsia="Courier New" w:hAnsi="Courier New" w:cs="Courier New"/>
        </w:rPr>
        <w:t>DIG_IN_PIN_Read</w:t>
      </w:r>
      <w:proofErr w:type="spellEnd"/>
      <w:r>
        <w:rPr>
          <w:rFonts w:ascii="Courier New" w:eastAsia="Courier New" w:hAnsi="Courier New" w:cs="Courier New"/>
        </w:rPr>
        <w:t>()) ;</w:t>
      </w:r>
    </w:p>
    <w:p w14:paraId="1FA118EB"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0245A95F"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CyDelay</w:t>
      </w:r>
      <w:proofErr w:type="spellEnd"/>
      <w:r>
        <w:rPr>
          <w:rFonts w:ascii="Courier New" w:eastAsia="Courier New" w:hAnsi="Courier New" w:cs="Courier New"/>
        </w:rPr>
        <w:t>(fix2int(delay));                    // Delay based on integer part of delay</w:t>
      </w:r>
    </w:p>
    <w:p w14:paraId="457F454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k += direction;                             // Compute new position</w:t>
      </w:r>
    </w:p>
    <w:p w14:paraId="3E909AB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lastRenderedPageBreak/>
        <w:t xml:space="preserve">       if (k == 15)</w:t>
      </w:r>
    </w:p>
    <w:p w14:paraId="4C8D4A7B"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direction = -1;</w:t>
      </w:r>
    </w:p>
    <w:p w14:paraId="636F3A4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else if (k == 0)</w:t>
      </w:r>
    </w:p>
    <w:p w14:paraId="3D1ACD3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direction = 1;</w:t>
      </w:r>
    </w:p>
    <w:p w14:paraId="483EBB20" w14:textId="77777777" w:rsidR="00A34E89" w:rsidRDefault="00A34E89">
      <w:pPr>
        <w:spacing w:line="276" w:lineRule="auto"/>
        <w:jc w:val="left"/>
        <w:rPr>
          <w:rFonts w:ascii="Courier New" w:eastAsia="Courier New" w:hAnsi="Courier New" w:cs="Courier New"/>
        </w:rPr>
      </w:pPr>
    </w:p>
    <w:p w14:paraId="299D8ACD" w14:textId="77777777" w:rsidR="00A34E89" w:rsidRDefault="00A34E89">
      <w:pPr>
        <w:spacing w:line="276" w:lineRule="auto"/>
        <w:jc w:val="left"/>
        <w:rPr>
          <w:rFonts w:ascii="Courier New" w:eastAsia="Courier New" w:hAnsi="Courier New" w:cs="Courier New"/>
        </w:rPr>
      </w:pPr>
    </w:p>
    <w:p w14:paraId="1BE29B96"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sw2 = SW2_Read();                           // Get current switch state</w:t>
      </w:r>
    </w:p>
    <w:p w14:paraId="5F779D69"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sw3 = SW3_Read();                           // Get current switch state</w:t>
      </w:r>
    </w:p>
    <w:p w14:paraId="0ADEAFC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1C09DE4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if (sw2 == 0 &amp;&amp; sw2_prev == 1)              // If Switch 2 button down event, decrease delay</w:t>
      </w:r>
    </w:p>
    <w:p w14:paraId="41A0143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delay -= </w:t>
      </w:r>
      <w:proofErr w:type="spellStart"/>
      <w:r>
        <w:rPr>
          <w:rFonts w:ascii="Courier New" w:eastAsia="Courier New" w:hAnsi="Courier New" w:cs="Courier New"/>
        </w:rPr>
        <w:t>incr</w:t>
      </w:r>
      <w:proofErr w:type="spellEnd"/>
      <w:r>
        <w:rPr>
          <w:rFonts w:ascii="Courier New" w:eastAsia="Courier New" w:hAnsi="Courier New" w:cs="Courier New"/>
        </w:rPr>
        <w:t>;</w:t>
      </w:r>
    </w:p>
    <w:p w14:paraId="353563F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if (sw3 == 0 &amp;&amp; sw3_prev == 1)              // If Switch 3 button down event, increase delay</w:t>
      </w:r>
    </w:p>
    <w:p w14:paraId="5C47F116"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delay += </w:t>
      </w:r>
      <w:proofErr w:type="spellStart"/>
      <w:r>
        <w:rPr>
          <w:rFonts w:ascii="Courier New" w:eastAsia="Courier New" w:hAnsi="Courier New" w:cs="Courier New"/>
        </w:rPr>
        <w:t>incr</w:t>
      </w:r>
      <w:proofErr w:type="spellEnd"/>
      <w:r>
        <w:rPr>
          <w:rFonts w:ascii="Courier New" w:eastAsia="Courier New" w:hAnsi="Courier New" w:cs="Courier New"/>
        </w:rPr>
        <w:t>;</w:t>
      </w:r>
    </w:p>
    <w:p w14:paraId="4EF8BF58"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sw2_prev = sw2;                         // Update previous sw2 state</w:t>
      </w:r>
    </w:p>
    <w:p w14:paraId="37D1717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sw3_prev = sw3;                         // Update previous sw3 state</w:t>
      </w:r>
    </w:p>
    <w:p w14:paraId="78FA4ADA" w14:textId="77777777" w:rsidR="00A34E89" w:rsidRDefault="00A34E89">
      <w:pPr>
        <w:spacing w:line="276" w:lineRule="auto"/>
        <w:jc w:val="left"/>
        <w:rPr>
          <w:rFonts w:ascii="Courier New" w:eastAsia="Courier New" w:hAnsi="Courier New" w:cs="Courier New"/>
        </w:rPr>
      </w:pPr>
    </w:p>
    <w:p w14:paraId="351673A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 Saturate delay to upper and lower limits</w:t>
      </w:r>
    </w:p>
    <w:p w14:paraId="395E804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if (delay &gt; </w:t>
      </w:r>
      <w:proofErr w:type="spellStart"/>
      <w:r>
        <w:rPr>
          <w:rFonts w:ascii="Courier New" w:eastAsia="Courier New" w:hAnsi="Courier New" w:cs="Courier New"/>
        </w:rPr>
        <w:t>ulim</w:t>
      </w:r>
      <w:proofErr w:type="spellEnd"/>
      <w:r>
        <w:rPr>
          <w:rFonts w:ascii="Courier New" w:eastAsia="Courier New" w:hAnsi="Courier New" w:cs="Courier New"/>
        </w:rPr>
        <w:t xml:space="preserve">) delay = </w:t>
      </w:r>
      <w:proofErr w:type="spellStart"/>
      <w:r>
        <w:rPr>
          <w:rFonts w:ascii="Courier New" w:eastAsia="Courier New" w:hAnsi="Courier New" w:cs="Courier New"/>
        </w:rPr>
        <w:t>ulim</w:t>
      </w:r>
      <w:proofErr w:type="spellEnd"/>
      <w:r>
        <w:rPr>
          <w:rFonts w:ascii="Courier New" w:eastAsia="Courier New" w:hAnsi="Courier New" w:cs="Courier New"/>
        </w:rPr>
        <w:t>;</w:t>
      </w:r>
    </w:p>
    <w:p w14:paraId="796C757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if (delay &lt; </w:t>
      </w:r>
      <w:proofErr w:type="spellStart"/>
      <w:r>
        <w:rPr>
          <w:rFonts w:ascii="Courier New" w:eastAsia="Courier New" w:hAnsi="Courier New" w:cs="Courier New"/>
        </w:rPr>
        <w:t>llim</w:t>
      </w:r>
      <w:proofErr w:type="spellEnd"/>
      <w:r>
        <w:rPr>
          <w:rFonts w:ascii="Courier New" w:eastAsia="Courier New" w:hAnsi="Courier New" w:cs="Courier New"/>
        </w:rPr>
        <w:t xml:space="preserve">) delay = </w:t>
      </w:r>
      <w:proofErr w:type="spellStart"/>
      <w:r>
        <w:rPr>
          <w:rFonts w:ascii="Courier New" w:eastAsia="Courier New" w:hAnsi="Courier New" w:cs="Courier New"/>
        </w:rPr>
        <w:t>llim</w:t>
      </w:r>
      <w:proofErr w:type="spellEnd"/>
      <w:r>
        <w:rPr>
          <w:rFonts w:ascii="Courier New" w:eastAsia="Courier New" w:hAnsi="Courier New" w:cs="Courier New"/>
        </w:rPr>
        <w:t>;</w:t>
      </w:r>
    </w:p>
    <w:p w14:paraId="50E252BB"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158CB25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51A193DC" w14:textId="77777777" w:rsidR="00A34E89" w:rsidRDefault="00A34E89">
      <w:pPr>
        <w:spacing w:line="276" w:lineRule="auto"/>
        <w:jc w:val="left"/>
        <w:rPr>
          <w:rFonts w:ascii="Courier New" w:eastAsia="Courier New" w:hAnsi="Courier New" w:cs="Courier New"/>
          <w:b/>
        </w:rPr>
      </w:pPr>
    </w:p>
    <w:p w14:paraId="3EB22EDF" w14:textId="77777777" w:rsidR="00A34E89" w:rsidRDefault="00774C24">
      <w:pPr>
        <w:spacing w:line="276" w:lineRule="auto"/>
        <w:jc w:val="left"/>
        <w:rPr>
          <w:rFonts w:ascii="Courier New" w:eastAsia="Courier New" w:hAnsi="Courier New" w:cs="Courier New"/>
          <w:b/>
        </w:rPr>
      </w:pPr>
      <w:r>
        <w:rPr>
          <w:rFonts w:ascii="Courier New" w:eastAsia="Courier New" w:hAnsi="Courier New" w:cs="Courier New"/>
          <w:b/>
        </w:rPr>
        <w:t>Alexis Adie’s Code</w:t>
      </w:r>
    </w:p>
    <w:p w14:paraId="54BCF39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include &lt;</w:t>
      </w:r>
      <w:proofErr w:type="spellStart"/>
      <w:r>
        <w:rPr>
          <w:rFonts w:ascii="Courier New" w:eastAsia="Courier New" w:hAnsi="Courier New" w:cs="Courier New"/>
        </w:rPr>
        <w:t>project.h</w:t>
      </w:r>
      <w:proofErr w:type="spellEnd"/>
      <w:r>
        <w:rPr>
          <w:rFonts w:ascii="Courier New" w:eastAsia="Courier New" w:hAnsi="Courier New" w:cs="Courier New"/>
        </w:rPr>
        <w:t>&gt;</w:t>
      </w:r>
      <w:r>
        <w:rPr>
          <w:rFonts w:ascii="Courier New" w:eastAsia="Courier New" w:hAnsi="Courier New" w:cs="Courier New"/>
        </w:rPr>
        <w:br/>
        <w:t>#include &lt;</w:t>
      </w:r>
      <w:proofErr w:type="spellStart"/>
      <w:r>
        <w:rPr>
          <w:rFonts w:ascii="Courier New" w:eastAsia="Courier New" w:hAnsi="Courier New" w:cs="Courier New"/>
        </w:rPr>
        <w:t>stdio.h</w:t>
      </w:r>
      <w:proofErr w:type="spellEnd"/>
      <w:r>
        <w:rPr>
          <w:rFonts w:ascii="Courier New" w:eastAsia="Courier New" w:hAnsi="Courier New" w:cs="Courier New"/>
        </w:rPr>
        <w:t>&gt;</w:t>
      </w:r>
      <w:r>
        <w:rPr>
          <w:rFonts w:ascii="Courier New" w:eastAsia="Courier New" w:hAnsi="Courier New" w:cs="Courier New"/>
        </w:rPr>
        <w:br/>
      </w:r>
      <w:r>
        <w:rPr>
          <w:rFonts w:ascii="Courier New" w:eastAsia="Courier New" w:hAnsi="Courier New" w:cs="Courier New"/>
        </w:rPr>
        <w:br/>
        <w:t xml:space="preserve">// Unsigned Fixed Point Macros, </w:t>
      </w:r>
      <w:proofErr w:type="spellStart"/>
      <w:r>
        <w:rPr>
          <w:rFonts w:ascii="Courier New" w:eastAsia="Courier New" w:hAnsi="Courier New" w:cs="Courier New"/>
        </w:rPr>
        <w:t>UQm.n</w:t>
      </w:r>
      <w:proofErr w:type="spellEnd"/>
      <w:r>
        <w:rPr>
          <w:rFonts w:ascii="Courier New" w:eastAsia="Courier New" w:hAnsi="Courier New" w:cs="Courier New"/>
        </w:rPr>
        <w:br/>
        <w:t xml:space="preserve">#define </w:t>
      </w:r>
      <w:proofErr w:type="spellStart"/>
      <w:r>
        <w:rPr>
          <w:rFonts w:ascii="Courier New" w:eastAsia="Courier New" w:hAnsi="Courier New" w:cs="Courier New"/>
        </w:rPr>
        <w:t>FIX_n</w:t>
      </w:r>
      <w:proofErr w:type="spellEnd"/>
      <w:r>
        <w:rPr>
          <w:rFonts w:ascii="Courier New" w:eastAsia="Courier New" w:hAnsi="Courier New" w:cs="Courier New"/>
        </w:rPr>
        <w:t xml:space="preserve">           (16)                // fixed point 'n' value</w:t>
      </w:r>
      <w:r>
        <w:rPr>
          <w:rFonts w:ascii="Courier New" w:eastAsia="Courier New" w:hAnsi="Courier New" w:cs="Courier New"/>
        </w:rPr>
        <w:br/>
        <w:t xml:space="preserve">#define </w:t>
      </w:r>
      <w:proofErr w:type="spellStart"/>
      <w:r>
        <w:rPr>
          <w:rFonts w:ascii="Courier New" w:eastAsia="Courier New" w:hAnsi="Courier New" w:cs="Courier New"/>
        </w:rPr>
        <w:t>FIX_m</w:t>
      </w:r>
      <w:proofErr w:type="spellEnd"/>
      <w:r>
        <w:rPr>
          <w:rFonts w:ascii="Courier New" w:eastAsia="Courier New" w:hAnsi="Courier New" w:cs="Courier New"/>
        </w:rPr>
        <w:t xml:space="preserve">           (16)                // fixed point 'm' value</w:t>
      </w:r>
      <w:r>
        <w:rPr>
          <w:rFonts w:ascii="Courier New" w:eastAsia="Courier New" w:hAnsi="Courier New" w:cs="Courier New"/>
        </w:rPr>
        <w:br/>
        <w:t>#define FIX_N           (</w:t>
      </w:r>
      <w:proofErr w:type="spellStart"/>
      <w:r>
        <w:rPr>
          <w:rFonts w:ascii="Courier New" w:eastAsia="Courier New" w:hAnsi="Courier New" w:cs="Courier New"/>
        </w:rPr>
        <w:t>FIX_n</w:t>
      </w:r>
      <w:proofErr w:type="spellEnd"/>
      <w:r>
        <w:rPr>
          <w:rFonts w:ascii="Courier New" w:eastAsia="Courier New" w:hAnsi="Courier New" w:cs="Courier New"/>
        </w:rPr>
        <w:t xml:space="preserve"> + </w:t>
      </w:r>
      <w:proofErr w:type="spellStart"/>
      <w:r>
        <w:rPr>
          <w:rFonts w:ascii="Courier New" w:eastAsia="Courier New" w:hAnsi="Courier New" w:cs="Courier New"/>
        </w:rPr>
        <w:t>FIX_m</w:t>
      </w:r>
      <w:proofErr w:type="spellEnd"/>
      <w:r>
        <w:rPr>
          <w:rFonts w:ascii="Courier New" w:eastAsia="Courier New" w:hAnsi="Courier New" w:cs="Courier New"/>
        </w:rPr>
        <w:t xml:space="preserve">)     // total bits in </w:t>
      </w:r>
      <w:proofErr w:type="spellStart"/>
      <w:r>
        <w:rPr>
          <w:rFonts w:ascii="Courier New" w:eastAsia="Courier New" w:hAnsi="Courier New" w:cs="Courier New"/>
        </w:rPr>
        <w:t>Qm.n</w:t>
      </w:r>
      <w:proofErr w:type="spellEnd"/>
      <w:r>
        <w:rPr>
          <w:rFonts w:ascii="Courier New" w:eastAsia="Courier New" w:hAnsi="Courier New" w:cs="Courier New"/>
        </w:rPr>
        <w:br/>
        <w:t xml:space="preserve">#define FIX_FACTOR      (1   &lt;&lt;  </w:t>
      </w:r>
      <w:proofErr w:type="spellStart"/>
      <w:r>
        <w:rPr>
          <w:rFonts w:ascii="Courier New" w:eastAsia="Courier New" w:hAnsi="Courier New" w:cs="Courier New"/>
        </w:rPr>
        <w:t>FIX_n</w:t>
      </w:r>
      <w:proofErr w:type="spellEnd"/>
      <w:r>
        <w:rPr>
          <w:rFonts w:ascii="Courier New" w:eastAsia="Courier New" w:hAnsi="Courier New" w:cs="Courier New"/>
        </w:rPr>
        <w:t xml:space="preserve">   )  // fixed point fraction factor (2^n)</w:t>
      </w:r>
      <w:r>
        <w:rPr>
          <w:rFonts w:ascii="Courier New" w:eastAsia="Courier New" w:hAnsi="Courier New" w:cs="Courier New"/>
        </w:rPr>
        <w:br/>
        <w:t>#define FIX__0_5        (1   &lt;&lt; (FIX_n-1))  // 0.5 expressed in UQ16.16</w:t>
      </w:r>
      <w:r>
        <w:rPr>
          <w:rFonts w:ascii="Courier New" w:eastAsia="Courier New" w:hAnsi="Courier New" w:cs="Courier New"/>
        </w:rPr>
        <w:br/>
        <w:t xml:space="preserve">#define FIX__1_0        (1   &lt;&lt;  </w:t>
      </w:r>
      <w:proofErr w:type="spellStart"/>
      <w:r>
        <w:rPr>
          <w:rFonts w:ascii="Courier New" w:eastAsia="Courier New" w:hAnsi="Courier New" w:cs="Courier New"/>
        </w:rPr>
        <w:t>FIX_n</w:t>
      </w:r>
      <w:proofErr w:type="spellEnd"/>
      <w:r>
        <w:rPr>
          <w:rFonts w:ascii="Courier New" w:eastAsia="Courier New" w:hAnsi="Courier New" w:cs="Courier New"/>
        </w:rPr>
        <w:t xml:space="preserve">   )  // 1.0 expressed in UQ16.16</w:t>
      </w:r>
      <w:r>
        <w:rPr>
          <w:rFonts w:ascii="Courier New" w:eastAsia="Courier New" w:hAnsi="Courier New" w:cs="Courier New"/>
        </w:rPr>
        <w:br/>
      </w:r>
      <w:r>
        <w:rPr>
          <w:rFonts w:ascii="Courier New" w:eastAsia="Courier New" w:hAnsi="Courier New" w:cs="Courier New"/>
        </w:rPr>
        <w:br/>
        <w:t>// Procedure:</w:t>
      </w:r>
      <w:r>
        <w:rPr>
          <w:rFonts w:ascii="Courier New" w:eastAsia="Courier New" w:hAnsi="Courier New" w:cs="Courier New"/>
        </w:rPr>
        <w:br/>
        <w:t>//      fix2int - round a fixed point value to the nearest integer</w:t>
      </w:r>
      <w:r>
        <w:rPr>
          <w:rFonts w:ascii="Courier New" w:eastAsia="Courier New" w:hAnsi="Courier New" w:cs="Courier New"/>
        </w:rPr>
        <w:br/>
        <w:t>// Inputs:</w:t>
      </w:r>
      <w:r>
        <w:rPr>
          <w:rFonts w:ascii="Courier New" w:eastAsia="Courier New" w:hAnsi="Courier New" w:cs="Courier New"/>
        </w:rPr>
        <w:br/>
        <w:t>//      fix - fixed point value to round</w:t>
      </w:r>
      <w:r>
        <w:rPr>
          <w:rFonts w:ascii="Courier New" w:eastAsia="Courier New" w:hAnsi="Courier New" w:cs="Courier New"/>
        </w:rPr>
        <w:br/>
        <w:t>// Return value:</w:t>
      </w:r>
      <w:r>
        <w:rPr>
          <w:rFonts w:ascii="Courier New" w:eastAsia="Courier New" w:hAnsi="Courier New" w:cs="Courier New"/>
        </w:rPr>
        <w:br/>
        <w:t xml:space="preserve">//      result of rounding the fixed point value to </w:t>
      </w:r>
      <w:proofErr w:type="spellStart"/>
      <w:r>
        <w:rPr>
          <w:rFonts w:ascii="Courier New" w:eastAsia="Courier New" w:hAnsi="Courier New" w:cs="Courier New"/>
        </w:rPr>
        <w:t>nearst</w:t>
      </w:r>
      <w:proofErr w:type="spellEnd"/>
      <w:r>
        <w:rPr>
          <w:rFonts w:ascii="Courier New" w:eastAsia="Courier New" w:hAnsi="Courier New" w:cs="Courier New"/>
        </w:rPr>
        <w:t xml:space="preserve"> integer, in uint32_t container</w:t>
      </w:r>
      <w:r>
        <w:rPr>
          <w:rFonts w:ascii="Courier New" w:eastAsia="Courier New" w:hAnsi="Courier New" w:cs="Courier New"/>
        </w:rPr>
        <w:br/>
        <w:t>uint32_t fix2int( uint32_t fix )</w:t>
      </w:r>
      <w:r>
        <w:rPr>
          <w:rFonts w:ascii="Courier New" w:eastAsia="Courier New" w:hAnsi="Courier New" w:cs="Courier New"/>
        </w:rPr>
        <w:br/>
        <w:t>{</w:t>
      </w:r>
      <w:r>
        <w:rPr>
          <w:rFonts w:ascii="Courier New" w:eastAsia="Courier New" w:hAnsi="Courier New" w:cs="Courier New"/>
        </w:rPr>
        <w:br/>
        <w:t xml:space="preserve">    //n bits</w:t>
      </w:r>
      <w:r>
        <w:rPr>
          <w:rFonts w:ascii="Courier New" w:eastAsia="Courier New" w:hAnsi="Courier New" w:cs="Courier New"/>
        </w:rPr>
        <w:br/>
        <w:t xml:space="preserve">       float </w:t>
      </w:r>
      <w:proofErr w:type="spellStart"/>
      <w:r>
        <w:rPr>
          <w:rFonts w:ascii="Courier New" w:eastAsia="Courier New" w:hAnsi="Courier New" w:cs="Courier New"/>
        </w:rPr>
        <w:t>bitn</w:t>
      </w:r>
      <w:proofErr w:type="spellEnd"/>
      <w:r>
        <w:rPr>
          <w:rFonts w:ascii="Courier New" w:eastAsia="Courier New" w:hAnsi="Courier New" w:cs="Courier New"/>
        </w:rPr>
        <w:t>= 10.0*n;</w:t>
      </w:r>
      <w:r>
        <w:rPr>
          <w:rFonts w:ascii="Courier New" w:eastAsia="Courier New" w:hAnsi="Courier New" w:cs="Courier New"/>
        </w:rPr>
        <w:br/>
        <w:t xml:space="preserve">       fix =(</w:t>
      </w:r>
      <w:proofErr w:type="spellStart"/>
      <w:r>
        <w:rPr>
          <w:rFonts w:ascii="Courier New" w:eastAsia="Courier New" w:hAnsi="Courier New" w:cs="Courier New"/>
        </w:rPr>
        <w:t>int</w:t>
      </w:r>
      <w:proofErr w:type="spellEnd"/>
      <w:r>
        <w:rPr>
          <w:rFonts w:ascii="Courier New" w:eastAsia="Courier New" w:hAnsi="Courier New" w:cs="Courier New"/>
        </w:rPr>
        <w:t>) (fix*bitn+0.5)/</w:t>
      </w:r>
      <w:proofErr w:type="spellStart"/>
      <w:r>
        <w:rPr>
          <w:rFonts w:ascii="Courier New" w:eastAsia="Courier New" w:hAnsi="Courier New" w:cs="Courier New"/>
        </w:rPr>
        <w:t>bitn</w:t>
      </w:r>
      <w:proofErr w:type="spellEnd"/>
      <w:r>
        <w:rPr>
          <w:rFonts w:ascii="Courier New" w:eastAsia="Courier New" w:hAnsi="Courier New" w:cs="Courier New"/>
        </w:rPr>
        <w:t>;</w:t>
      </w:r>
      <w:r>
        <w:rPr>
          <w:rFonts w:ascii="Courier New" w:eastAsia="Courier New" w:hAnsi="Courier New" w:cs="Courier New"/>
        </w:rPr>
        <w:br/>
        <w:t xml:space="preserve">    </w:t>
      </w:r>
      <w:r>
        <w:rPr>
          <w:rFonts w:ascii="Courier New" w:eastAsia="Courier New" w:hAnsi="Courier New" w:cs="Courier New"/>
        </w:rPr>
        <w:br/>
        <w:t xml:space="preserve">    //fix= (</w:t>
      </w:r>
      <w:proofErr w:type="spellStart"/>
      <w:r>
        <w:rPr>
          <w:rFonts w:ascii="Courier New" w:eastAsia="Courier New" w:hAnsi="Courier New" w:cs="Courier New"/>
        </w:rPr>
        <w:t>int</w:t>
      </w:r>
      <w:proofErr w:type="spellEnd"/>
      <w:r>
        <w:rPr>
          <w:rFonts w:ascii="Courier New" w:eastAsia="Courier New" w:hAnsi="Courier New" w:cs="Courier New"/>
        </w:rPr>
        <w:t>) (fix*100+0.5)/100.0;</w:t>
      </w:r>
      <w:r>
        <w:rPr>
          <w:rFonts w:ascii="Courier New" w:eastAsia="Courier New" w:hAnsi="Courier New" w:cs="Courier New"/>
        </w:rPr>
        <w:br/>
        <w:t xml:space="preserve">    </w:t>
      </w:r>
      <w:r>
        <w:rPr>
          <w:rFonts w:ascii="Courier New" w:eastAsia="Courier New" w:hAnsi="Courier New" w:cs="Courier New"/>
        </w:rPr>
        <w:br/>
      </w:r>
      <w:r>
        <w:rPr>
          <w:rFonts w:ascii="Courier New" w:eastAsia="Courier New" w:hAnsi="Courier New" w:cs="Courier New"/>
        </w:rPr>
        <w:lastRenderedPageBreak/>
        <w:t xml:space="preserve">    //the variable F would receive the value 2.468, not the rounded value of 2.47 which would </w:t>
      </w:r>
      <w:r>
        <w:rPr>
          <w:rFonts w:ascii="Courier New" w:eastAsia="Courier New" w:hAnsi="Courier New" w:cs="Courier New"/>
        </w:rPr>
        <w:br/>
        <w:t xml:space="preserve">    //be appropriate for most monetary uses. To assign the rounded result of 2.47 into variable R, we would use the expression</w:t>
      </w:r>
      <w:r>
        <w:rPr>
          <w:rFonts w:ascii="Courier New" w:eastAsia="Courier New" w:hAnsi="Courier New" w:cs="Courier New"/>
        </w:rPr>
        <w:br/>
      </w:r>
      <w:r>
        <w:rPr>
          <w:rFonts w:ascii="Courier New" w:eastAsia="Courier New" w:hAnsi="Courier New" w:cs="Courier New"/>
        </w:rPr>
        <w:br/>
        <w:t xml:space="preserve">  //  R = (</w:t>
      </w:r>
      <w:proofErr w:type="spellStart"/>
      <w:r>
        <w:rPr>
          <w:rFonts w:ascii="Courier New" w:eastAsia="Courier New" w:hAnsi="Courier New" w:cs="Courier New"/>
        </w:rPr>
        <w:t>int</w:t>
      </w:r>
      <w:proofErr w:type="spellEnd"/>
      <w:r>
        <w:rPr>
          <w:rFonts w:ascii="Courier New" w:eastAsia="Courier New" w:hAnsi="Courier New" w:cs="Courier New"/>
        </w:rPr>
        <w:t>) (F*100+0.5) / 100.0;</w:t>
      </w:r>
      <w:r>
        <w:rPr>
          <w:rFonts w:ascii="Courier New" w:eastAsia="Courier New" w:hAnsi="Courier New" w:cs="Courier New"/>
        </w:rPr>
        <w:br/>
      </w:r>
      <w:r>
        <w:rPr>
          <w:rFonts w:ascii="Courier New" w:eastAsia="Courier New" w:hAnsi="Courier New" w:cs="Courier New"/>
        </w:rPr>
        <w:br/>
        <w:t xml:space="preserve">  //  which would offset the decimal point two places by multiplying F by 100 (resulting in 246.8), </w:t>
      </w:r>
      <w:r>
        <w:rPr>
          <w:rFonts w:ascii="Courier New" w:eastAsia="Courier New" w:hAnsi="Courier New" w:cs="Courier New"/>
        </w:rPr>
        <w:br/>
        <w:t xml:space="preserve">    //then bump the value to 247.3, and then truncate the .3 portion by casting the value into integer </w:t>
      </w:r>
      <w:r>
        <w:rPr>
          <w:rFonts w:ascii="Courier New" w:eastAsia="Courier New" w:hAnsi="Courier New" w:cs="Courier New"/>
        </w:rPr>
        <w:br/>
        <w:t xml:space="preserve">    //form, and finally reposition the decimal point by dividing the result be 100.0. It is essential to w</w:t>
      </w:r>
      <w:r>
        <w:rPr>
          <w:rFonts w:ascii="Courier New" w:eastAsia="Courier New" w:hAnsi="Courier New" w:cs="Courier New"/>
        </w:rPr>
        <w:br/>
        <w:t xml:space="preserve">    //rite the value 100 in floating point notation (with the .0 attached) to prevent C from performing integer </w:t>
      </w:r>
      <w:r>
        <w:rPr>
          <w:rFonts w:ascii="Courier New" w:eastAsia="Courier New" w:hAnsi="Courier New" w:cs="Courier New"/>
        </w:rPr>
        <w:br/>
        <w:t xml:space="preserve">    //division which would corrupt the results.</w:t>
      </w:r>
      <w:r>
        <w:rPr>
          <w:rFonts w:ascii="Courier New" w:eastAsia="Courier New" w:hAnsi="Courier New" w:cs="Courier New"/>
        </w:rPr>
        <w:br/>
        <w:t xml:space="preserve">    //round(uint32_t fix);</w:t>
      </w:r>
      <w:r>
        <w:rPr>
          <w:rFonts w:ascii="Courier New" w:eastAsia="Courier New" w:hAnsi="Courier New" w:cs="Courier New"/>
        </w:rPr>
        <w:br/>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t>// Procedure:</w:t>
      </w:r>
      <w:r>
        <w:rPr>
          <w:rFonts w:ascii="Courier New" w:eastAsia="Courier New" w:hAnsi="Courier New" w:cs="Courier New"/>
        </w:rPr>
        <w:br/>
        <w:t xml:space="preserve">//      fix2double - Convert a fixed point value to double precision </w:t>
      </w:r>
      <w:r>
        <w:rPr>
          <w:rFonts w:ascii="Courier New" w:eastAsia="Courier New" w:hAnsi="Courier New" w:cs="Courier New"/>
        </w:rPr>
        <w:br/>
        <w:t>// Inputs:</w:t>
      </w:r>
      <w:r>
        <w:rPr>
          <w:rFonts w:ascii="Courier New" w:eastAsia="Courier New" w:hAnsi="Courier New" w:cs="Courier New"/>
        </w:rPr>
        <w:br/>
        <w:t>//      fix - value to convert</w:t>
      </w:r>
      <w:r>
        <w:rPr>
          <w:rFonts w:ascii="Courier New" w:eastAsia="Courier New" w:hAnsi="Courier New" w:cs="Courier New"/>
        </w:rPr>
        <w:br/>
        <w:t>// Return value:</w:t>
      </w:r>
      <w:r>
        <w:rPr>
          <w:rFonts w:ascii="Courier New" w:eastAsia="Courier New" w:hAnsi="Courier New" w:cs="Courier New"/>
        </w:rPr>
        <w:br/>
        <w:t>//      double precision representation of fixed point value</w:t>
      </w:r>
      <w:r>
        <w:rPr>
          <w:rFonts w:ascii="Courier New" w:eastAsia="Courier New" w:hAnsi="Courier New" w:cs="Courier New"/>
        </w:rPr>
        <w:br/>
        <w:t>double fix2double( uint32_t fix )</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t xml:space="preserve">        fix= (</w:t>
      </w:r>
      <w:proofErr w:type="spellStart"/>
      <w:r>
        <w:rPr>
          <w:rFonts w:ascii="Courier New" w:eastAsia="Courier New" w:hAnsi="Courier New" w:cs="Courier New"/>
        </w:rPr>
        <w:t>int</w:t>
      </w:r>
      <w:proofErr w:type="spellEnd"/>
      <w:r>
        <w:rPr>
          <w:rFonts w:ascii="Courier New" w:eastAsia="Courier New" w:hAnsi="Courier New" w:cs="Courier New"/>
        </w:rPr>
        <w:t>) (fix+0.5);</w:t>
      </w:r>
      <w:r>
        <w:rPr>
          <w:rFonts w:ascii="Courier New" w:eastAsia="Courier New" w:hAnsi="Courier New" w:cs="Courier New"/>
        </w:rPr>
        <w:br/>
        <w:t xml:space="preserve">    </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t>// Procedure:</w:t>
      </w:r>
      <w:r>
        <w:rPr>
          <w:rFonts w:ascii="Courier New" w:eastAsia="Courier New" w:hAnsi="Courier New" w:cs="Courier New"/>
        </w:rPr>
        <w:br/>
        <w:t>//      double2fix - Convert a double precision value to fixed point, with rounding</w:t>
      </w:r>
      <w:r>
        <w:rPr>
          <w:rFonts w:ascii="Courier New" w:eastAsia="Courier New" w:hAnsi="Courier New" w:cs="Courier New"/>
        </w:rPr>
        <w:br/>
        <w:t>// Inputs:</w:t>
      </w:r>
      <w:r>
        <w:rPr>
          <w:rFonts w:ascii="Courier New" w:eastAsia="Courier New" w:hAnsi="Courier New" w:cs="Courier New"/>
        </w:rPr>
        <w:br/>
        <w:t>//      x - value to convert</w:t>
      </w:r>
      <w:r>
        <w:rPr>
          <w:rFonts w:ascii="Courier New" w:eastAsia="Courier New" w:hAnsi="Courier New" w:cs="Courier New"/>
        </w:rPr>
        <w:br/>
        <w:t>// Return value:</w:t>
      </w:r>
      <w:r>
        <w:rPr>
          <w:rFonts w:ascii="Courier New" w:eastAsia="Courier New" w:hAnsi="Courier New" w:cs="Courier New"/>
        </w:rPr>
        <w:br/>
        <w:t>//      fixed point approximation of the input value, in uint32_t container</w:t>
      </w:r>
      <w:r>
        <w:rPr>
          <w:rFonts w:ascii="Courier New" w:eastAsia="Courier New" w:hAnsi="Courier New" w:cs="Courier New"/>
        </w:rPr>
        <w:br/>
        <w:t>uint32_t double2fix( double x )</w:t>
      </w:r>
      <w:r>
        <w:rPr>
          <w:rFonts w:ascii="Courier New" w:eastAsia="Courier New" w:hAnsi="Courier New" w:cs="Courier New"/>
        </w:rPr>
        <w:br/>
        <w:t>{</w:t>
      </w:r>
      <w:r>
        <w:rPr>
          <w:rFonts w:ascii="Courier New" w:eastAsia="Courier New" w:hAnsi="Courier New" w:cs="Courier New"/>
        </w:rPr>
        <w:br/>
        <w:t xml:space="preserve">        x= (</w:t>
      </w:r>
      <w:proofErr w:type="spellStart"/>
      <w:r>
        <w:rPr>
          <w:rFonts w:ascii="Courier New" w:eastAsia="Courier New" w:hAnsi="Courier New" w:cs="Courier New"/>
        </w:rPr>
        <w:t>int</w:t>
      </w:r>
      <w:proofErr w:type="spellEnd"/>
      <w:r>
        <w:rPr>
          <w:rFonts w:ascii="Courier New" w:eastAsia="Courier New" w:hAnsi="Courier New" w:cs="Courier New"/>
        </w:rPr>
        <w:t>) (x+0.5);</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t>// Procedure:</w:t>
      </w:r>
      <w:r>
        <w:rPr>
          <w:rFonts w:ascii="Courier New" w:eastAsia="Courier New" w:hAnsi="Courier New" w:cs="Courier New"/>
        </w:rPr>
        <w:br/>
        <w:t>//      fix2decimalstr - convert fixed point value to decimal string</w:t>
      </w:r>
      <w:r>
        <w:rPr>
          <w:rFonts w:ascii="Courier New" w:eastAsia="Courier New" w:hAnsi="Courier New" w:cs="Courier New"/>
        </w:rPr>
        <w:br/>
        <w:t>// Inputs:</w:t>
      </w:r>
      <w:r>
        <w:rPr>
          <w:rFonts w:ascii="Courier New" w:eastAsia="Courier New" w:hAnsi="Courier New" w:cs="Courier New"/>
        </w:rPr>
        <w:br/>
        <w:t>//      x    - fixed point value to convert to string</w:t>
      </w:r>
      <w:r>
        <w:rPr>
          <w:rFonts w:ascii="Courier New" w:eastAsia="Courier New" w:hAnsi="Courier New" w:cs="Courier New"/>
        </w:rPr>
        <w:br/>
        <w:t xml:space="preserve">//      </w:t>
      </w:r>
      <w:proofErr w:type="spellStart"/>
      <w:r>
        <w:rPr>
          <w:rFonts w:ascii="Courier New" w:eastAsia="Courier New" w:hAnsi="Courier New" w:cs="Courier New"/>
        </w:rPr>
        <w:t>str</w:t>
      </w:r>
      <w:proofErr w:type="spellEnd"/>
      <w:r>
        <w:rPr>
          <w:rFonts w:ascii="Courier New" w:eastAsia="Courier New" w:hAnsi="Courier New" w:cs="Courier New"/>
        </w:rPr>
        <w:t xml:space="preserve">  - pointer to destination string</w:t>
      </w:r>
      <w:r>
        <w:rPr>
          <w:rFonts w:ascii="Courier New" w:eastAsia="Courier New" w:hAnsi="Courier New" w:cs="Courier New"/>
        </w:rPr>
        <w:br/>
        <w:t xml:space="preserve">//      </w:t>
      </w:r>
      <w:proofErr w:type="spellStart"/>
      <w:r>
        <w:rPr>
          <w:rFonts w:ascii="Courier New" w:eastAsia="Courier New" w:hAnsi="Courier New" w:cs="Courier New"/>
        </w:rPr>
        <w:t>dotn</w:t>
      </w:r>
      <w:proofErr w:type="spellEnd"/>
      <w:r>
        <w:rPr>
          <w:rFonts w:ascii="Courier New" w:eastAsia="Courier New" w:hAnsi="Courier New" w:cs="Courier New"/>
        </w:rPr>
        <w:t xml:space="preserve"> - desired decimal precision</w:t>
      </w:r>
      <w:r>
        <w:rPr>
          <w:rFonts w:ascii="Courier New" w:eastAsia="Courier New" w:hAnsi="Courier New" w:cs="Courier New"/>
        </w:rPr>
        <w:br/>
        <w:t>void fix2decimalstr( uint32_t x, char *</w:t>
      </w:r>
      <w:proofErr w:type="spellStart"/>
      <w:r>
        <w:rPr>
          <w:rFonts w:ascii="Courier New" w:eastAsia="Courier New" w:hAnsi="Courier New" w:cs="Courier New"/>
        </w:rPr>
        <w:t>str</w:t>
      </w:r>
      <w:proofErr w:type="spellEnd"/>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dotn</w:t>
      </w:r>
      <w:proofErr w:type="spellEnd"/>
      <w:r>
        <w:rPr>
          <w:rFonts w:ascii="Courier New" w:eastAsia="Courier New" w:hAnsi="Courier New" w:cs="Courier New"/>
        </w:rPr>
        <w:t xml:space="preserve"> )</w:t>
      </w:r>
      <w:r>
        <w:rPr>
          <w:rFonts w:ascii="Courier New" w:eastAsia="Courier New" w:hAnsi="Courier New" w:cs="Courier New"/>
        </w:rPr>
        <w:br/>
      </w:r>
      <w:r>
        <w:rPr>
          <w:rFonts w:ascii="Courier New" w:eastAsia="Courier New" w:hAnsi="Courier New" w:cs="Courier New"/>
        </w:rPr>
        <w:lastRenderedPageBreak/>
        <w:t>{</w:t>
      </w:r>
      <w:r>
        <w:rPr>
          <w:rFonts w:ascii="Courier New" w:eastAsia="Courier New" w:hAnsi="Courier New" w:cs="Courier New"/>
        </w:rPr>
        <w:b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i</w:t>
      </w:r>
      <w:proofErr w:type="spellEnd"/>
      <w:r>
        <w:rPr>
          <w:rFonts w:ascii="Courier New" w:eastAsia="Courier New" w:hAnsi="Courier New" w:cs="Courier New"/>
        </w:rPr>
        <w:t>;</w:t>
      </w:r>
      <w:r>
        <w:rPr>
          <w:rFonts w:ascii="Courier New" w:eastAsia="Courier New" w:hAnsi="Courier New" w:cs="Courier New"/>
        </w:rPr>
        <w:br/>
        <w:t xml:space="preserve">    uint64_t    lx;</w:t>
      </w:r>
      <w:r>
        <w:rPr>
          <w:rFonts w:ascii="Courier New" w:eastAsia="Courier New" w:hAnsi="Courier New" w:cs="Courier New"/>
        </w:rPr>
        <w:b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len</w:t>
      </w:r>
      <w:proofErr w:type="spellEnd"/>
      <w:r>
        <w:rPr>
          <w:rFonts w:ascii="Courier New" w:eastAsia="Courier New" w:hAnsi="Courier New" w:cs="Courier New"/>
        </w:rPr>
        <w:t>;</w:t>
      </w:r>
      <w:r>
        <w:rPr>
          <w:rFonts w:ascii="Courier New" w:eastAsia="Courier New" w:hAnsi="Courier New" w:cs="Courier New"/>
        </w:rPr>
        <w:br/>
        <w:t xml:space="preserve">    </w:t>
      </w:r>
      <w:r>
        <w:rPr>
          <w:rFonts w:ascii="Courier New" w:eastAsia="Courier New" w:hAnsi="Courier New" w:cs="Courier New"/>
        </w:rPr>
        <w:br/>
        <w:t xml:space="preserve">    // Use 64 bit </w:t>
      </w:r>
      <w:proofErr w:type="spellStart"/>
      <w:r>
        <w:rPr>
          <w:rFonts w:ascii="Courier New" w:eastAsia="Courier New" w:hAnsi="Courier New" w:cs="Courier New"/>
        </w:rPr>
        <w:t>int</w:t>
      </w:r>
      <w:proofErr w:type="spellEnd"/>
      <w:r>
        <w:rPr>
          <w:rFonts w:ascii="Courier New" w:eastAsia="Courier New" w:hAnsi="Courier New" w:cs="Courier New"/>
        </w:rPr>
        <w:t xml:space="preserve"> to avoid overflow</w:t>
      </w:r>
      <w:r>
        <w:rPr>
          <w:rFonts w:ascii="Courier New" w:eastAsia="Courier New" w:hAnsi="Courier New" w:cs="Courier New"/>
        </w:rPr>
        <w:br/>
        <w:t xml:space="preserve">    lx = x;</w:t>
      </w:r>
      <w:r>
        <w:rPr>
          <w:rFonts w:ascii="Courier New" w:eastAsia="Courier New" w:hAnsi="Courier New" w:cs="Courier New"/>
        </w:rPr>
        <w:br/>
        <w:t xml:space="preserve">    </w:t>
      </w:r>
      <w:r>
        <w:rPr>
          <w:rFonts w:ascii="Courier New" w:eastAsia="Courier New" w:hAnsi="Courier New" w:cs="Courier New"/>
        </w:rPr>
        <w:br/>
        <w:t xml:space="preserve">    // Multiply by 10^dotn, to shift all fractional decimal into integer part</w:t>
      </w:r>
      <w:r>
        <w:rPr>
          <w:rFonts w:ascii="Courier New" w:eastAsia="Courier New" w:hAnsi="Courier New" w:cs="Courier New"/>
        </w:rPr>
        <w:br/>
        <w:t xml:space="preserve">    for (</w:t>
      </w:r>
      <w:proofErr w:type="spellStart"/>
      <w:r>
        <w:rPr>
          <w:rFonts w:ascii="Courier New" w:eastAsia="Courier New" w:hAnsi="Courier New" w:cs="Courier New"/>
        </w:rPr>
        <w:t>i</w:t>
      </w:r>
      <w:proofErr w:type="spellEnd"/>
      <w:r>
        <w:rPr>
          <w:rFonts w:ascii="Courier New" w:eastAsia="Courier New" w:hAnsi="Courier New" w:cs="Courier New"/>
        </w:rPr>
        <w:t xml:space="preserve"> = 0; </w:t>
      </w:r>
      <w:proofErr w:type="spellStart"/>
      <w:r>
        <w:rPr>
          <w:rFonts w:ascii="Courier New" w:eastAsia="Courier New" w:hAnsi="Courier New" w:cs="Courier New"/>
        </w:rPr>
        <w:t>i</w:t>
      </w:r>
      <w:proofErr w:type="spellEnd"/>
      <w:r>
        <w:rPr>
          <w:rFonts w:ascii="Courier New" w:eastAsia="Courier New" w:hAnsi="Courier New" w:cs="Courier New"/>
        </w:rPr>
        <w:t xml:space="preserve"> &lt; </w:t>
      </w:r>
      <w:proofErr w:type="spellStart"/>
      <w:r>
        <w:rPr>
          <w:rFonts w:ascii="Courier New" w:eastAsia="Courier New" w:hAnsi="Courier New" w:cs="Courier New"/>
        </w:rPr>
        <w:t>dotn</w:t>
      </w:r>
      <w:proofErr w:type="spellEnd"/>
      <w:r>
        <w:rPr>
          <w:rFonts w:ascii="Courier New" w:eastAsia="Courier New" w:hAnsi="Courier New" w:cs="Courier New"/>
        </w:rPr>
        <w:t>; ++</w:t>
      </w:r>
      <w:proofErr w:type="spellStart"/>
      <w:r>
        <w:rPr>
          <w:rFonts w:ascii="Courier New" w:eastAsia="Courier New" w:hAnsi="Courier New" w:cs="Courier New"/>
        </w:rPr>
        <w:t>i</w:t>
      </w:r>
      <w:proofErr w:type="spellEnd"/>
      <w:r>
        <w:rPr>
          <w:rFonts w:ascii="Courier New" w:eastAsia="Courier New" w:hAnsi="Courier New" w:cs="Courier New"/>
        </w:rPr>
        <w:t>)</w:t>
      </w:r>
      <w:r>
        <w:rPr>
          <w:rFonts w:ascii="Courier New" w:eastAsia="Courier New" w:hAnsi="Courier New" w:cs="Courier New"/>
        </w:rPr>
        <w:br/>
        <w:t xml:space="preserve">    {</w:t>
      </w:r>
      <w:r>
        <w:rPr>
          <w:rFonts w:ascii="Courier New" w:eastAsia="Courier New" w:hAnsi="Courier New" w:cs="Courier New"/>
        </w:rPr>
        <w:br/>
        <w:t xml:space="preserve">        lx *= 10;</w:t>
      </w:r>
      <w:r>
        <w:rPr>
          <w:rFonts w:ascii="Courier New" w:eastAsia="Courier New" w:hAnsi="Courier New" w:cs="Courier New"/>
        </w:rPr>
        <w:br/>
        <w:t xml:space="preserve">    }</w:t>
      </w:r>
      <w:r>
        <w:rPr>
          <w:rFonts w:ascii="Courier New" w:eastAsia="Courier New" w:hAnsi="Courier New" w:cs="Courier New"/>
        </w:rPr>
        <w:br/>
        <w:t xml:space="preserve">    // Get the integer part via rounding by adding half, and right shifting n</w:t>
      </w:r>
      <w:r>
        <w:rPr>
          <w:rFonts w:ascii="Courier New" w:eastAsia="Courier New" w:hAnsi="Courier New" w:cs="Courier New"/>
        </w:rPr>
        <w:br/>
        <w:t xml:space="preserve">    lx += FIX__0_5;</w:t>
      </w:r>
      <w:r>
        <w:rPr>
          <w:rFonts w:ascii="Courier New" w:eastAsia="Courier New" w:hAnsi="Courier New" w:cs="Courier New"/>
        </w:rPr>
        <w:br/>
        <w:t xml:space="preserve">    lx &gt;&gt;= </w:t>
      </w:r>
      <w:proofErr w:type="spellStart"/>
      <w:r>
        <w:rPr>
          <w:rFonts w:ascii="Courier New" w:eastAsia="Courier New" w:hAnsi="Courier New" w:cs="Courier New"/>
        </w:rPr>
        <w:t>FIX_n</w:t>
      </w:r>
      <w:proofErr w:type="spellEnd"/>
      <w:r>
        <w:rPr>
          <w:rFonts w:ascii="Courier New" w:eastAsia="Courier New" w:hAnsi="Courier New" w:cs="Courier New"/>
        </w:rPr>
        <w:t>;</w:t>
      </w:r>
      <w:r>
        <w:rPr>
          <w:rFonts w:ascii="Courier New" w:eastAsia="Courier New" w:hAnsi="Courier New" w:cs="Courier New"/>
        </w:rPr>
        <w:br/>
        <w:t xml:space="preserve">    </w:t>
      </w:r>
      <w:r>
        <w:rPr>
          <w:rFonts w:ascii="Courier New" w:eastAsia="Courier New" w:hAnsi="Courier New" w:cs="Courier New"/>
        </w:rPr>
        <w:br/>
        <w:t xml:space="preserve">    x = (uint32_t) lx;</w:t>
      </w:r>
      <w:r>
        <w:rPr>
          <w:rFonts w:ascii="Courier New" w:eastAsia="Courier New" w:hAnsi="Courier New" w:cs="Courier New"/>
        </w:rPr>
        <w:br/>
        <w:t xml:space="preserve">    </w:t>
      </w:r>
      <w:r>
        <w:rPr>
          <w:rFonts w:ascii="Courier New" w:eastAsia="Courier New" w:hAnsi="Courier New" w:cs="Courier New"/>
        </w:rPr>
        <w:br/>
        <w:t xml:space="preserve">    // Print the number, but without decimal point</w:t>
      </w:r>
      <w:r>
        <w:rPr>
          <w:rFonts w:ascii="Courier New" w:eastAsia="Courier New" w:hAnsi="Courier New" w:cs="Courier New"/>
        </w:rPr>
        <w:br/>
        <w:t xml:space="preserve">    </w:t>
      </w:r>
      <w:proofErr w:type="spellStart"/>
      <w:r>
        <w:rPr>
          <w:rFonts w:ascii="Courier New" w:eastAsia="Courier New" w:hAnsi="Courier New" w:cs="Courier New"/>
        </w:rPr>
        <w:t>sprintf</w:t>
      </w:r>
      <w:proofErr w:type="spellEnd"/>
      <w:r>
        <w:rPr>
          <w:rFonts w:ascii="Courier New" w:eastAsia="Courier New" w:hAnsi="Courier New" w:cs="Courier New"/>
        </w:rPr>
        <w:t xml:space="preserve">( </w:t>
      </w:r>
      <w:proofErr w:type="spellStart"/>
      <w:r>
        <w:rPr>
          <w:rFonts w:ascii="Courier New" w:eastAsia="Courier New" w:hAnsi="Courier New" w:cs="Courier New"/>
        </w:rPr>
        <w:t>str</w:t>
      </w:r>
      <w:proofErr w:type="spellEnd"/>
      <w:r>
        <w:rPr>
          <w:rFonts w:ascii="Courier New" w:eastAsia="Courier New" w:hAnsi="Courier New" w:cs="Courier New"/>
        </w:rPr>
        <w:t>, "%d", (</w:t>
      </w:r>
      <w:proofErr w:type="spellStart"/>
      <w:r>
        <w:rPr>
          <w:rFonts w:ascii="Courier New" w:eastAsia="Courier New" w:hAnsi="Courier New" w:cs="Courier New"/>
        </w:rPr>
        <w:t>int</w:t>
      </w:r>
      <w:proofErr w:type="spellEnd"/>
      <w:r>
        <w:rPr>
          <w:rFonts w:ascii="Courier New" w:eastAsia="Courier New" w:hAnsi="Courier New" w:cs="Courier New"/>
        </w:rPr>
        <w:t>) x );</w:t>
      </w:r>
      <w:r>
        <w:rPr>
          <w:rFonts w:ascii="Courier New" w:eastAsia="Courier New" w:hAnsi="Courier New" w:cs="Courier New"/>
        </w:rPr>
        <w:br/>
        <w:t xml:space="preserve">    </w:t>
      </w:r>
      <w:proofErr w:type="spellStart"/>
      <w:r>
        <w:rPr>
          <w:rFonts w:ascii="Courier New" w:eastAsia="Courier New" w:hAnsi="Courier New" w:cs="Courier New"/>
        </w:rPr>
        <w:t>len</w:t>
      </w:r>
      <w:proofErr w:type="spellEnd"/>
      <w:r>
        <w:rPr>
          <w:rFonts w:ascii="Courier New" w:eastAsia="Courier New" w:hAnsi="Courier New" w:cs="Courier New"/>
        </w:rPr>
        <w:t xml:space="preserve"> = </w:t>
      </w:r>
      <w:proofErr w:type="spellStart"/>
      <w:r>
        <w:rPr>
          <w:rFonts w:ascii="Courier New" w:eastAsia="Courier New" w:hAnsi="Courier New" w:cs="Courier New"/>
        </w:rPr>
        <w:t>strlen</w:t>
      </w:r>
      <w:proofErr w:type="spellEnd"/>
      <w:r>
        <w:rPr>
          <w:rFonts w:ascii="Courier New" w:eastAsia="Courier New" w:hAnsi="Courier New" w:cs="Courier New"/>
        </w:rPr>
        <w:t>(</w:t>
      </w:r>
      <w:proofErr w:type="spellStart"/>
      <w:r>
        <w:rPr>
          <w:rFonts w:ascii="Courier New" w:eastAsia="Courier New" w:hAnsi="Courier New" w:cs="Courier New"/>
        </w:rPr>
        <w:t>str</w:t>
      </w:r>
      <w:proofErr w:type="spellEnd"/>
      <w:r>
        <w:rPr>
          <w:rFonts w:ascii="Courier New" w:eastAsia="Courier New" w:hAnsi="Courier New" w:cs="Courier New"/>
        </w:rPr>
        <w:t>);</w:t>
      </w:r>
      <w:r>
        <w:rPr>
          <w:rFonts w:ascii="Courier New" w:eastAsia="Courier New" w:hAnsi="Courier New" w:cs="Courier New"/>
        </w:rPr>
        <w:br/>
        <w:t xml:space="preserve">    </w:t>
      </w:r>
      <w:r>
        <w:rPr>
          <w:rFonts w:ascii="Courier New" w:eastAsia="Courier New" w:hAnsi="Courier New" w:cs="Courier New"/>
        </w:rPr>
        <w:br/>
        <w:t xml:space="preserve">    // Insert the decimal point in the correct location</w:t>
      </w:r>
      <w:r>
        <w:rPr>
          <w:rFonts w:ascii="Courier New" w:eastAsia="Courier New" w:hAnsi="Courier New" w:cs="Courier New"/>
        </w:rPr>
        <w:br/>
        <w:t xml:space="preserve">    // First move all of the last '</w:t>
      </w:r>
      <w:proofErr w:type="spellStart"/>
      <w:r>
        <w:rPr>
          <w:rFonts w:ascii="Courier New" w:eastAsia="Courier New" w:hAnsi="Courier New" w:cs="Courier New"/>
        </w:rPr>
        <w:t>dotn</w:t>
      </w:r>
      <w:proofErr w:type="spellEnd"/>
      <w:r>
        <w:rPr>
          <w:rFonts w:ascii="Courier New" w:eastAsia="Courier New" w:hAnsi="Courier New" w:cs="Courier New"/>
        </w:rPr>
        <w:t>' characters to the right to make space</w:t>
      </w:r>
      <w:r>
        <w:rPr>
          <w:rFonts w:ascii="Courier New" w:eastAsia="Courier New" w:hAnsi="Courier New" w:cs="Courier New"/>
        </w:rPr>
        <w:br/>
        <w:t xml:space="preserve">    </w:t>
      </w:r>
      <w:proofErr w:type="spellStart"/>
      <w:r>
        <w:rPr>
          <w:rFonts w:ascii="Courier New" w:eastAsia="Courier New" w:hAnsi="Courier New" w:cs="Courier New"/>
        </w:rPr>
        <w:t>str</w:t>
      </w:r>
      <w:proofErr w:type="spellEnd"/>
      <w:r>
        <w:rPr>
          <w:rFonts w:ascii="Courier New" w:eastAsia="Courier New" w:hAnsi="Courier New" w:cs="Courier New"/>
        </w:rPr>
        <w:t>[len+1] = '\0';</w:t>
      </w:r>
      <w:r>
        <w:rPr>
          <w:rFonts w:ascii="Courier New" w:eastAsia="Courier New" w:hAnsi="Courier New" w:cs="Courier New"/>
        </w:rPr>
        <w:br/>
        <w:t xml:space="preserve">    for (</w:t>
      </w:r>
      <w:proofErr w:type="spellStart"/>
      <w:r>
        <w:rPr>
          <w:rFonts w:ascii="Courier New" w:eastAsia="Courier New" w:hAnsi="Courier New" w:cs="Courier New"/>
        </w:rPr>
        <w:t>i</w:t>
      </w:r>
      <w:proofErr w:type="spellEnd"/>
      <w:r>
        <w:rPr>
          <w:rFonts w:ascii="Courier New" w:eastAsia="Courier New" w:hAnsi="Courier New" w:cs="Courier New"/>
        </w:rPr>
        <w:t xml:space="preserve"> = 0; </w:t>
      </w:r>
      <w:proofErr w:type="spellStart"/>
      <w:r>
        <w:rPr>
          <w:rFonts w:ascii="Courier New" w:eastAsia="Courier New" w:hAnsi="Courier New" w:cs="Courier New"/>
        </w:rPr>
        <w:t>i</w:t>
      </w:r>
      <w:proofErr w:type="spellEnd"/>
      <w:r>
        <w:rPr>
          <w:rFonts w:ascii="Courier New" w:eastAsia="Courier New" w:hAnsi="Courier New" w:cs="Courier New"/>
        </w:rPr>
        <w:t xml:space="preserve"> &lt; </w:t>
      </w:r>
      <w:proofErr w:type="spellStart"/>
      <w:r>
        <w:rPr>
          <w:rFonts w:ascii="Courier New" w:eastAsia="Courier New" w:hAnsi="Courier New" w:cs="Courier New"/>
        </w:rPr>
        <w:t>dotn</w:t>
      </w:r>
      <w:proofErr w:type="spellEnd"/>
      <w:r>
        <w:rPr>
          <w:rFonts w:ascii="Courier New" w:eastAsia="Courier New" w:hAnsi="Courier New" w:cs="Courier New"/>
        </w:rPr>
        <w:t>; ++</w:t>
      </w:r>
      <w:proofErr w:type="spellStart"/>
      <w:r>
        <w:rPr>
          <w:rFonts w:ascii="Courier New" w:eastAsia="Courier New" w:hAnsi="Courier New" w:cs="Courier New"/>
        </w:rPr>
        <w:t>i</w:t>
      </w:r>
      <w:proofErr w:type="spellEnd"/>
      <w:r>
        <w:rPr>
          <w:rFonts w:ascii="Courier New" w:eastAsia="Courier New" w:hAnsi="Courier New" w:cs="Courier New"/>
        </w:rPr>
        <w:t>)</w:t>
      </w:r>
      <w:r>
        <w:rPr>
          <w:rFonts w:ascii="Courier New" w:eastAsia="Courier New" w:hAnsi="Courier New" w:cs="Courier New"/>
        </w:rPr>
        <w:br/>
        <w:t xml:space="preserve">    {</w:t>
      </w:r>
      <w:r>
        <w:rPr>
          <w:rFonts w:ascii="Courier New" w:eastAsia="Courier New" w:hAnsi="Courier New" w:cs="Courier New"/>
        </w:rPr>
        <w:br/>
        <w:t xml:space="preserve">        </w:t>
      </w:r>
      <w:proofErr w:type="spellStart"/>
      <w:r>
        <w:rPr>
          <w:rFonts w:ascii="Courier New" w:eastAsia="Courier New" w:hAnsi="Courier New" w:cs="Courier New"/>
        </w:rPr>
        <w:t>str</w:t>
      </w:r>
      <w:proofErr w:type="spellEnd"/>
      <w:r>
        <w:rPr>
          <w:rFonts w:ascii="Courier New" w:eastAsia="Courier New" w:hAnsi="Courier New" w:cs="Courier New"/>
        </w:rPr>
        <w:t>[</w:t>
      </w:r>
      <w:proofErr w:type="spellStart"/>
      <w:r>
        <w:rPr>
          <w:rFonts w:ascii="Courier New" w:eastAsia="Courier New" w:hAnsi="Courier New" w:cs="Courier New"/>
        </w:rPr>
        <w:t>len-i</w:t>
      </w:r>
      <w:proofErr w:type="spellEnd"/>
      <w:r>
        <w:rPr>
          <w:rFonts w:ascii="Courier New" w:eastAsia="Courier New" w:hAnsi="Courier New" w:cs="Courier New"/>
        </w:rPr>
        <w:t xml:space="preserve">] = </w:t>
      </w:r>
      <w:proofErr w:type="spellStart"/>
      <w:r>
        <w:rPr>
          <w:rFonts w:ascii="Courier New" w:eastAsia="Courier New" w:hAnsi="Courier New" w:cs="Courier New"/>
        </w:rPr>
        <w:t>str</w:t>
      </w:r>
      <w:proofErr w:type="spellEnd"/>
      <w:r>
        <w:rPr>
          <w:rFonts w:ascii="Courier New" w:eastAsia="Courier New" w:hAnsi="Courier New" w:cs="Courier New"/>
        </w:rPr>
        <w:t>[len-i-1];</w:t>
      </w:r>
      <w:r>
        <w:rPr>
          <w:rFonts w:ascii="Courier New" w:eastAsia="Courier New" w:hAnsi="Courier New" w:cs="Courier New"/>
        </w:rPr>
        <w:br/>
        <w:t xml:space="preserve">    }</w:t>
      </w:r>
      <w:r>
        <w:rPr>
          <w:rFonts w:ascii="Courier New" w:eastAsia="Courier New" w:hAnsi="Courier New" w:cs="Courier New"/>
        </w:rPr>
        <w:br/>
        <w:t xml:space="preserve">    </w:t>
      </w:r>
      <w:proofErr w:type="spellStart"/>
      <w:r>
        <w:rPr>
          <w:rFonts w:ascii="Courier New" w:eastAsia="Courier New" w:hAnsi="Courier New" w:cs="Courier New"/>
        </w:rPr>
        <w:t>str</w:t>
      </w:r>
      <w:proofErr w:type="spellEnd"/>
      <w:r>
        <w:rPr>
          <w:rFonts w:ascii="Courier New" w:eastAsia="Courier New" w:hAnsi="Courier New" w:cs="Courier New"/>
        </w:rPr>
        <w:t>[</w:t>
      </w:r>
      <w:proofErr w:type="spellStart"/>
      <w:r>
        <w:rPr>
          <w:rFonts w:ascii="Courier New" w:eastAsia="Courier New" w:hAnsi="Courier New" w:cs="Courier New"/>
        </w:rPr>
        <w:t>len-dotn</w:t>
      </w:r>
      <w:proofErr w:type="spellEnd"/>
      <w:r>
        <w:rPr>
          <w:rFonts w:ascii="Courier New" w:eastAsia="Courier New" w:hAnsi="Courier New" w:cs="Courier New"/>
        </w:rPr>
        <w:t>] = '.';</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r>
      <w:proofErr w:type="spellStart"/>
      <w:r>
        <w:rPr>
          <w:rFonts w:ascii="Courier New" w:eastAsia="Courier New" w:hAnsi="Courier New" w:cs="Courier New"/>
        </w:rPr>
        <w:t>int</w:t>
      </w:r>
      <w:proofErr w:type="spellEnd"/>
      <w:r>
        <w:rPr>
          <w:rFonts w:ascii="Courier New" w:eastAsia="Courier New" w:hAnsi="Courier New" w:cs="Courier New"/>
        </w:rPr>
        <w:t xml:space="preserve"> main()</w:t>
      </w:r>
      <w:r>
        <w:rPr>
          <w:rFonts w:ascii="Courier New" w:eastAsia="Courier New" w:hAnsi="Courier New" w:cs="Courier New"/>
        </w:rPr>
        <w:br/>
        <w:t>{</w:t>
      </w:r>
      <w:r>
        <w:rPr>
          <w:rFonts w:ascii="Courier New" w:eastAsia="Courier New" w:hAnsi="Courier New" w:cs="Courier New"/>
        </w:rPr>
        <w:b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k;              // Current position of bouncing box (relative to LCD)</w:t>
      </w:r>
      <w:r>
        <w:rPr>
          <w:rFonts w:ascii="Courier New" w:eastAsia="Courier New" w:hAnsi="Courier New" w:cs="Courier New"/>
        </w:rPr>
        <w:b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direction;      // +1 --&gt; move right, -1 --&gt; move left</w:t>
      </w:r>
      <w:r>
        <w:rPr>
          <w:rFonts w:ascii="Courier New" w:eastAsia="Courier New" w:hAnsi="Courier New" w:cs="Courier New"/>
        </w:rPr>
        <w:br/>
        <w:t xml:space="preserve">    char    </w:t>
      </w:r>
      <w:proofErr w:type="spellStart"/>
      <w:r>
        <w:rPr>
          <w:rFonts w:ascii="Courier New" w:eastAsia="Courier New" w:hAnsi="Courier New" w:cs="Courier New"/>
        </w:rPr>
        <w:t>num_str</w:t>
      </w:r>
      <w:proofErr w:type="spellEnd"/>
      <w:r>
        <w:rPr>
          <w:rFonts w:ascii="Courier New" w:eastAsia="Courier New" w:hAnsi="Courier New" w:cs="Courier New"/>
        </w:rPr>
        <w:t>[17];    // Array to render the value of rate as a string</w:t>
      </w:r>
      <w:r>
        <w:rPr>
          <w:rFonts w:ascii="Courier New" w:eastAsia="Courier New" w:hAnsi="Courier New" w:cs="Courier New"/>
        </w:rPr>
        <w:br/>
        <w:t xml:space="preserve">    char    </w:t>
      </w:r>
      <w:proofErr w:type="spellStart"/>
      <w:r>
        <w:rPr>
          <w:rFonts w:ascii="Courier New" w:eastAsia="Courier New" w:hAnsi="Courier New" w:cs="Courier New"/>
        </w:rPr>
        <w:t>msg_str</w:t>
      </w:r>
      <w:proofErr w:type="spellEnd"/>
      <w:r>
        <w:rPr>
          <w:rFonts w:ascii="Courier New" w:eastAsia="Courier New" w:hAnsi="Courier New" w:cs="Courier New"/>
        </w:rPr>
        <w:t>[17];    // Entire message, to write to LCD</w:t>
      </w:r>
      <w:r>
        <w:rPr>
          <w:rFonts w:ascii="Courier New" w:eastAsia="Courier New" w:hAnsi="Courier New" w:cs="Courier New"/>
        </w:rPr>
        <w:br/>
        <w:t xml:space="preserve">    </w:t>
      </w:r>
      <w:r>
        <w:rPr>
          <w:rFonts w:ascii="Courier New" w:eastAsia="Courier New" w:hAnsi="Courier New" w:cs="Courier New"/>
        </w:rPr>
        <w:b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sw2;            // Holds current switch state</w:t>
      </w:r>
      <w:r>
        <w:rPr>
          <w:rFonts w:ascii="Courier New" w:eastAsia="Courier New" w:hAnsi="Courier New" w:cs="Courier New"/>
        </w:rPr>
        <w:b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sw3;            // Holds current switch state</w:t>
      </w:r>
      <w:r>
        <w:rPr>
          <w:rFonts w:ascii="Courier New" w:eastAsia="Courier New" w:hAnsi="Courier New" w:cs="Courier New"/>
        </w:rPr>
        <w:b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sw2_prev;       // Holds previous state, for button down detection</w:t>
      </w:r>
      <w:r>
        <w:rPr>
          <w:rFonts w:ascii="Courier New" w:eastAsia="Courier New" w:hAnsi="Courier New" w:cs="Courier New"/>
        </w:rPr>
        <w:b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sw3_prev;       // Holds previous state, for button down detection</w:t>
      </w:r>
      <w:r>
        <w:rPr>
          <w:rFonts w:ascii="Courier New" w:eastAsia="Courier New" w:hAnsi="Courier New" w:cs="Courier New"/>
        </w:rPr>
        <w:br/>
        <w:t xml:space="preserve">    </w:t>
      </w:r>
      <w:r>
        <w:rPr>
          <w:rFonts w:ascii="Courier New" w:eastAsia="Courier New" w:hAnsi="Courier New" w:cs="Courier New"/>
        </w:rPr>
        <w:br/>
        <w:t xml:space="preserve">    </w:t>
      </w:r>
      <w:proofErr w:type="spellStart"/>
      <w:r>
        <w:rPr>
          <w:rFonts w:ascii="Courier New" w:eastAsia="Courier New" w:hAnsi="Courier New" w:cs="Courier New"/>
        </w:rPr>
        <w:t>CyGlobalIntEnable</w:t>
      </w:r>
      <w:proofErr w:type="spellEnd"/>
      <w:r>
        <w:rPr>
          <w:rFonts w:ascii="Courier New" w:eastAsia="Courier New" w:hAnsi="Courier New" w:cs="Courier New"/>
        </w:rPr>
        <w:t>; /* Enable global interrupts. */</w:t>
      </w:r>
      <w:r>
        <w:rPr>
          <w:rFonts w:ascii="Courier New" w:eastAsia="Courier New" w:hAnsi="Courier New" w:cs="Courier New"/>
        </w:rPr>
        <w:br/>
      </w:r>
      <w:r>
        <w:rPr>
          <w:rFonts w:ascii="Courier New" w:eastAsia="Courier New" w:hAnsi="Courier New" w:cs="Courier New"/>
        </w:rPr>
        <w:br/>
        <w:t xml:space="preserve">    uint32_t    delay =  20 * FIX__1_0;         // UQ16.16</w:t>
      </w:r>
      <w:r>
        <w:rPr>
          <w:rFonts w:ascii="Courier New" w:eastAsia="Courier New" w:hAnsi="Courier New" w:cs="Courier New"/>
        </w:rPr>
        <w:br/>
        <w:t xml:space="preserve">    uint32_t    </w:t>
      </w:r>
      <w:proofErr w:type="spellStart"/>
      <w:r>
        <w:rPr>
          <w:rFonts w:ascii="Courier New" w:eastAsia="Courier New" w:hAnsi="Courier New" w:cs="Courier New"/>
        </w:rPr>
        <w:t>llim</w:t>
      </w:r>
      <w:proofErr w:type="spellEnd"/>
      <w:r>
        <w:rPr>
          <w:rFonts w:ascii="Courier New" w:eastAsia="Courier New" w:hAnsi="Courier New" w:cs="Courier New"/>
        </w:rPr>
        <w:t xml:space="preserve">  =  20 * FIX__1_0;         // Upper limit of delay expressed in UQ16.16</w:t>
      </w:r>
      <w:r>
        <w:rPr>
          <w:rFonts w:ascii="Courier New" w:eastAsia="Courier New" w:hAnsi="Courier New" w:cs="Courier New"/>
        </w:rPr>
        <w:br/>
        <w:t xml:space="preserve">    uint32_t    </w:t>
      </w:r>
      <w:proofErr w:type="spellStart"/>
      <w:r>
        <w:rPr>
          <w:rFonts w:ascii="Courier New" w:eastAsia="Courier New" w:hAnsi="Courier New" w:cs="Courier New"/>
        </w:rPr>
        <w:t>ulim</w:t>
      </w:r>
      <w:proofErr w:type="spellEnd"/>
      <w:r>
        <w:rPr>
          <w:rFonts w:ascii="Courier New" w:eastAsia="Courier New" w:hAnsi="Courier New" w:cs="Courier New"/>
        </w:rPr>
        <w:t xml:space="preserve">  = 200 * FIX__1_0;         // Upper limit of delay expressed in </w:t>
      </w:r>
      <w:r>
        <w:rPr>
          <w:rFonts w:ascii="Courier New" w:eastAsia="Courier New" w:hAnsi="Courier New" w:cs="Courier New"/>
        </w:rPr>
        <w:lastRenderedPageBreak/>
        <w:t>UQ16.16</w:t>
      </w:r>
      <w:r>
        <w:rPr>
          <w:rFonts w:ascii="Courier New" w:eastAsia="Courier New" w:hAnsi="Courier New" w:cs="Courier New"/>
        </w:rPr>
        <w:br/>
      </w:r>
      <w:r>
        <w:rPr>
          <w:rFonts w:ascii="Courier New" w:eastAsia="Courier New" w:hAnsi="Courier New" w:cs="Courier New"/>
        </w:rPr>
        <w:br/>
        <w:t xml:space="preserve">    uint32_t    </w:t>
      </w:r>
      <w:proofErr w:type="spellStart"/>
      <w:r>
        <w:rPr>
          <w:rFonts w:ascii="Courier New" w:eastAsia="Courier New" w:hAnsi="Courier New" w:cs="Courier New"/>
        </w:rPr>
        <w:t>incr</w:t>
      </w:r>
      <w:proofErr w:type="spellEnd"/>
      <w:r>
        <w:rPr>
          <w:rFonts w:ascii="Courier New" w:eastAsia="Courier New" w:hAnsi="Courier New" w:cs="Courier New"/>
        </w:rPr>
        <w:t xml:space="preserve"> = double2fix( 10.0/3.0 );  // Represent 3.33... in fixed point</w:t>
      </w:r>
      <w:r>
        <w:rPr>
          <w:rFonts w:ascii="Courier New" w:eastAsia="Courier New" w:hAnsi="Courier New" w:cs="Courier New"/>
        </w:rPr>
        <w:br/>
        <w:t xml:space="preserve">    </w:t>
      </w:r>
      <w:r>
        <w:rPr>
          <w:rFonts w:ascii="Courier New" w:eastAsia="Courier New" w:hAnsi="Courier New" w:cs="Courier New"/>
        </w:rPr>
        <w:br/>
        <w:t xml:space="preserve">    </w:t>
      </w:r>
      <w:proofErr w:type="spellStart"/>
      <w:r>
        <w:rPr>
          <w:rFonts w:ascii="Courier New" w:eastAsia="Courier New" w:hAnsi="Courier New" w:cs="Courier New"/>
        </w:rPr>
        <w:t>LCD_Display_Start</w:t>
      </w:r>
      <w:proofErr w:type="spellEnd"/>
      <w:r>
        <w:rPr>
          <w:rFonts w:ascii="Courier New" w:eastAsia="Courier New" w:hAnsi="Courier New" w:cs="Courier New"/>
        </w:rPr>
        <w:t>();                        // Start the LCD component</w:t>
      </w:r>
      <w:r>
        <w:rPr>
          <w:rFonts w:ascii="Courier New" w:eastAsia="Courier New" w:hAnsi="Courier New" w:cs="Courier New"/>
        </w:rPr>
        <w:br/>
        <w:t xml:space="preserve">    </w:t>
      </w:r>
      <w:r>
        <w:rPr>
          <w:rFonts w:ascii="Courier New" w:eastAsia="Courier New" w:hAnsi="Courier New" w:cs="Courier New"/>
        </w:rPr>
        <w:br/>
        <w:t xml:space="preserve">    k = 0;          // Initialize position</w:t>
      </w:r>
      <w:r>
        <w:rPr>
          <w:rFonts w:ascii="Courier New" w:eastAsia="Courier New" w:hAnsi="Courier New" w:cs="Courier New"/>
        </w:rPr>
        <w:br/>
        <w:t xml:space="preserve">    direction = 1;  // and direction</w:t>
      </w:r>
      <w:r>
        <w:rPr>
          <w:rFonts w:ascii="Courier New" w:eastAsia="Courier New" w:hAnsi="Courier New" w:cs="Courier New"/>
        </w:rPr>
        <w:br/>
        <w:t xml:space="preserve">    </w:t>
      </w:r>
      <w:r>
        <w:rPr>
          <w:rFonts w:ascii="Courier New" w:eastAsia="Courier New" w:hAnsi="Courier New" w:cs="Courier New"/>
        </w:rPr>
        <w:br/>
        <w:t xml:space="preserve">    sw2 = sw3 = sw2_prev = sw3_prev = 1;                    // Initialize switch states to open</w:t>
      </w:r>
      <w:r>
        <w:rPr>
          <w:rFonts w:ascii="Courier New" w:eastAsia="Courier New" w:hAnsi="Courier New" w:cs="Courier New"/>
        </w:rPr>
        <w:br/>
        <w:t xml:space="preserve">    </w:t>
      </w:r>
      <w:r>
        <w:rPr>
          <w:rFonts w:ascii="Courier New" w:eastAsia="Courier New" w:hAnsi="Courier New" w:cs="Courier New"/>
        </w:rPr>
        <w:br/>
        <w:t xml:space="preserve">    // Loop forever</w:t>
      </w:r>
      <w:r>
        <w:rPr>
          <w:rFonts w:ascii="Courier New" w:eastAsia="Courier New" w:hAnsi="Courier New" w:cs="Courier New"/>
        </w:rPr>
        <w:br/>
        <w:t xml:space="preserve">    for(;;)</w:t>
      </w:r>
      <w:r>
        <w:rPr>
          <w:rFonts w:ascii="Courier New" w:eastAsia="Courier New" w:hAnsi="Courier New" w:cs="Courier New"/>
        </w:rPr>
        <w:br/>
        <w:t xml:space="preserve">    {</w:t>
      </w:r>
      <w:r>
        <w:rPr>
          <w:rFonts w:ascii="Courier New" w:eastAsia="Courier New" w:hAnsi="Courier New" w:cs="Courier New"/>
        </w:rPr>
        <w:br/>
        <w:t xml:space="preserve">        // Convert current delay to a string, with 3 decimal places precision</w:t>
      </w:r>
      <w:r>
        <w:rPr>
          <w:rFonts w:ascii="Courier New" w:eastAsia="Courier New" w:hAnsi="Courier New" w:cs="Courier New"/>
        </w:rPr>
        <w:br/>
        <w:t xml:space="preserve">        fix2decimalstr(delay, </w:t>
      </w:r>
      <w:proofErr w:type="spellStart"/>
      <w:r>
        <w:rPr>
          <w:rFonts w:ascii="Courier New" w:eastAsia="Courier New" w:hAnsi="Courier New" w:cs="Courier New"/>
        </w:rPr>
        <w:t>num_str</w:t>
      </w:r>
      <w:proofErr w:type="spellEnd"/>
      <w:r>
        <w:rPr>
          <w:rFonts w:ascii="Courier New" w:eastAsia="Courier New" w:hAnsi="Courier New" w:cs="Courier New"/>
        </w:rPr>
        <w:t>, 3);</w:t>
      </w:r>
      <w:r>
        <w:rPr>
          <w:rFonts w:ascii="Courier New" w:eastAsia="Courier New" w:hAnsi="Courier New" w:cs="Courier New"/>
        </w:rPr>
        <w:br/>
        <w:t xml:space="preserve">        </w:t>
      </w:r>
      <w:r>
        <w:rPr>
          <w:rFonts w:ascii="Courier New" w:eastAsia="Courier New" w:hAnsi="Courier New" w:cs="Courier New"/>
        </w:rPr>
        <w:br/>
        <w:t xml:space="preserve">        // Generate composite message string</w:t>
      </w:r>
      <w:r>
        <w:rPr>
          <w:rFonts w:ascii="Courier New" w:eastAsia="Courier New" w:hAnsi="Courier New" w:cs="Courier New"/>
        </w:rPr>
        <w:br/>
        <w:t xml:space="preserve">        </w:t>
      </w:r>
      <w:proofErr w:type="spellStart"/>
      <w:r>
        <w:rPr>
          <w:rFonts w:ascii="Courier New" w:eastAsia="Courier New" w:hAnsi="Courier New" w:cs="Courier New"/>
        </w:rPr>
        <w:t>sprintf</w:t>
      </w:r>
      <w:proofErr w:type="spellEnd"/>
      <w:r>
        <w:rPr>
          <w:rFonts w:ascii="Courier New" w:eastAsia="Courier New" w:hAnsi="Courier New" w:cs="Courier New"/>
        </w:rPr>
        <w:t xml:space="preserve">( </w:t>
      </w:r>
      <w:proofErr w:type="spellStart"/>
      <w:r>
        <w:rPr>
          <w:rFonts w:ascii="Courier New" w:eastAsia="Courier New" w:hAnsi="Courier New" w:cs="Courier New"/>
        </w:rPr>
        <w:t>msg_str</w:t>
      </w:r>
      <w:proofErr w:type="spellEnd"/>
      <w:r>
        <w:rPr>
          <w:rFonts w:ascii="Courier New" w:eastAsia="Courier New" w:hAnsi="Courier New" w:cs="Courier New"/>
        </w:rPr>
        <w:t xml:space="preserve">, "Delay=%7s </w:t>
      </w:r>
      <w:proofErr w:type="spellStart"/>
      <w:r>
        <w:rPr>
          <w:rFonts w:ascii="Courier New" w:eastAsia="Courier New" w:hAnsi="Courier New" w:cs="Courier New"/>
        </w:rPr>
        <w:t>ms</w:t>
      </w:r>
      <w:proofErr w:type="spellEnd"/>
      <w:r>
        <w:rPr>
          <w:rFonts w:ascii="Courier New" w:eastAsia="Courier New" w:hAnsi="Courier New" w:cs="Courier New"/>
        </w:rPr>
        <w:t xml:space="preserve">", </w:t>
      </w:r>
      <w:proofErr w:type="spellStart"/>
      <w:r>
        <w:rPr>
          <w:rFonts w:ascii="Courier New" w:eastAsia="Courier New" w:hAnsi="Courier New" w:cs="Courier New"/>
        </w:rPr>
        <w:t>num_str</w:t>
      </w:r>
      <w:proofErr w:type="spellEnd"/>
      <w:r>
        <w:rPr>
          <w:rFonts w:ascii="Courier New" w:eastAsia="Courier New" w:hAnsi="Courier New" w:cs="Courier New"/>
        </w:rPr>
        <w:t xml:space="preserve"> );</w:t>
      </w:r>
      <w:r>
        <w:rPr>
          <w:rFonts w:ascii="Courier New" w:eastAsia="Courier New" w:hAnsi="Courier New" w:cs="Courier New"/>
        </w:rPr>
        <w:br/>
      </w:r>
      <w:r>
        <w:rPr>
          <w:rFonts w:ascii="Courier New" w:eastAsia="Courier New" w:hAnsi="Courier New" w:cs="Courier New"/>
        </w:rPr>
        <w:br/>
        <w:t xml:space="preserve">        // Render current state onto the display</w:t>
      </w:r>
      <w:r>
        <w:rPr>
          <w:rFonts w:ascii="Courier New" w:eastAsia="Courier New" w:hAnsi="Courier New" w:cs="Courier New"/>
        </w:rPr>
        <w:br/>
        <w:t xml:space="preserve">        // Top line is bouncing square</w:t>
      </w:r>
      <w:r>
        <w:rPr>
          <w:rFonts w:ascii="Courier New" w:eastAsia="Courier New" w:hAnsi="Courier New" w:cs="Courier New"/>
        </w:rPr>
        <w:br/>
        <w:t xml:space="preserve">        // Bottom line is current delay</w:t>
      </w:r>
      <w:r>
        <w:rPr>
          <w:rFonts w:ascii="Courier New" w:eastAsia="Courier New" w:hAnsi="Courier New" w:cs="Courier New"/>
        </w:rPr>
        <w:br/>
        <w:t xml:space="preserve">        </w:t>
      </w:r>
      <w:proofErr w:type="spellStart"/>
      <w:r>
        <w:rPr>
          <w:rFonts w:ascii="Courier New" w:eastAsia="Courier New" w:hAnsi="Courier New" w:cs="Courier New"/>
        </w:rPr>
        <w:t>LCD_Display_ClearDisplay</w:t>
      </w:r>
      <w:proofErr w:type="spellEnd"/>
      <w:r>
        <w:rPr>
          <w:rFonts w:ascii="Courier New" w:eastAsia="Courier New" w:hAnsi="Courier New" w:cs="Courier New"/>
        </w:rPr>
        <w:t>();                 // Must clear entire display before new rendering</w:t>
      </w:r>
      <w:r>
        <w:rPr>
          <w:rFonts w:ascii="Courier New" w:eastAsia="Courier New" w:hAnsi="Courier New" w:cs="Courier New"/>
        </w:rPr>
        <w:br/>
        <w:t xml:space="preserve">        </w:t>
      </w:r>
      <w:proofErr w:type="spellStart"/>
      <w:r>
        <w:rPr>
          <w:rFonts w:ascii="Courier New" w:eastAsia="Courier New" w:hAnsi="Courier New" w:cs="Courier New"/>
        </w:rPr>
        <w:t>LCD_Display_DrawHorizontalBG</w:t>
      </w:r>
      <w:proofErr w:type="spellEnd"/>
      <w:r>
        <w:rPr>
          <w:rFonts w:ascii="Courier New" w:eastAsia="Courier New" w:hAnsi="Courier New" w:cs="Courier New"/>
        </w:rPr>
        <w:t>(0, k, 1, 5);   // Draw the box on top line</w:t>
      </w:r>
      <w:r>
        <w:rPr>
          <w:rFonts w:ascii="Courier New" w:eastAsia="Courier New" w:hAnsi="Courier New" w:cs="Courier New"/>
        </w:rPr>
        <w:br/>
        <w:t xml:space="preserve">        </w:t>
      </w:r>
      <w:proofErr w:type="spellStart"/>
      <w:r>
        <w:rPr>
          <w:rFonts w:ascii="Courier New" w:eastAsia="Courier New" w:hAnsi="Courier New" w:cs="Courier New"/>
        </w:rPr>
        <w:t>LCD_Display_Position</w:t>
      </w:r>
      <w:proofErr w:type="spellEnd"/>
      <w:r>
        <w:rPr>
          <w:rFonts w:ascii="Courier New" w:eastAsia="Courier New" w:hAnsi="Courier New" w:cs="Courier New"/>
        </w:rPr>
        <w:t>(1, 0);                 // Position on bottom line</w:t>
      </w:r>
      <w:r>
        <w:rPr>
          <w:rFonts w:ascii="Courier New" w:eastAsia="Courier New" w:hAnsi="Courier New" w:cs="Courier New"/>
        </w:rPr>
        <w:br/>
        <w:t xml:space="preserve">        </w:t>
      </w:r>
      <w:proofErr w:type="spellStart"/>
      <w:r>
        <w:rPr>
          <w:rFonts w:ascii="Courier New" w:eastAsia="Courier New" w:hAnsi="Courier New" w:cs="Courier New"/>
        </w:rPr>
        <w:t>LCD_Display_PrintString</w:t>
      </w:r>
      <w:proofErr w:type="spellEnd"/>
      <w:r>
        <w:rPr>
          <w:rFonts w:ascii="Courier New" w:eastAsia="Courier New" w:hAnsi="Courier New" w:cs="Courier New"/>
        </w:rPr>
        <w:t>(</w:t>
      </w:r>
      <w:proofErr w:type="spellStart"/>
      <w:r>
        <w:rPr>
          <w:rFonts w:ascii="Courier New" w:eastAsia="Courier New" w:hAnsi="Courier New" w:cs="Courier New"/>
        </w:rPr>
        <w:t>msg_str</w:t>
      </w:r>
      <w:proofErr w:type="spellEnd"/>
      <w:r>
        <w:rPr>
          <w:rFonts w:ascii="Courier New" w:eastAsia="Courier New" w:hAnsi="Courier New" w:cs="Courier New"/>
        </w:rPr>
        <w:t xml:space="preserve">);           // Print the </w:t>
      </w:r>
      <w:proofErr w:type="spellStart"/>
      <w:r>
        <w:rPr>
          <w:rFonts w:ascii="Courier New" w:eastAsia="Courier New" w:hAnsi="Courier New" w:cs="Courier New"/>
        </w:rPr>
        <w:t>msg</w:t>
      </w:r>
      <w:proofErr w:type="spellEnd"/>
      <w:r>
        <w:rPr>
          <w:rFonts w:ascii="Courier New" w:eastAsia="Courier New" w:hAnsi="Courier New" w:cs="Courier New"/>
        </w:rPr>
        <w:t xml:space="preserve"> on bottom line</w:t>
      </w:r>
      <w:r>
        <w:rPr>
          <w:rFonts w:ascii="Courier New" w:eastAsia="Courier New" w:hAnsi="Courier New" w:cs="Courier New"/>
        </w:rPr>
        <w:br/>
      </w:r>
      <w:r>
        <w:rPr>
          <w:rFonts w:ascii="Courier New" w:eastAsia="Courier New" w:hAnsi="Courier New" w:cs="Courier New"/>
        </w:rPr>
        <w:br/>
        <w:t xml:space="preserve"> </w:t>
      </w:r>
      <w:r>
        <w:rPr>
          <w:rFonts w:ascii="Courier New" w:eastAsia="Courier New" w:hAnsi="Courier New" w:cs="Courier New"/>
        </w:rPr>
        <w:br/>
        <w:t xml:space="preserve">        </w:t>
      </w:r>
      <w:r>
        <w:rPr>
          <w:rFonts w:ascii="Courier New" w:eastAsia="Courier New" w:hAnsi="Courier New" w:cs="Courier New"/>
        </w:rPr>
        <w:br/>
      </w:r>
      <w:proofErr w:type="spellStart"/>
      <w:r>
        <w:rPr>
          <w:rFonts w:ascii="Courier New" w:eastAsia="Courier New" w:hAnsi="Courier New" w:cs="Courier New"/>
        </w:rPr>
        <w:t>DIG_IN_PIN_Read</w:t>
      </w:r>
      <w:proofErr w:type="spellEnd"/>
      <w:r>
        <w:rPr>
          <w:rFonts w:ascii="Courier New" w:eastAsia="Courier New" w:hAnsi="Courier New" w:cs="Courier New"/>
        </w:rPr>
        <w:t>() ;</w:t>
      </w:r>
      <w:r>
        <w:rPr>
          <w:rFonts w:ascii="Courier New" w:eastAsia="Courier New" w:hAnsi="Courier New" w:cs="Courier New"/>
        </w:rPr>
        <w:br/>
      </w:r>
      <w:proofErr w:type="spellStart"/>
      <w:r>
        <w:rPr>
          <w:rFonts w:ascii="Courier New" w:eastAsia="Courier New" w:hAnsi="Courier New" w:cs="Courier New"/>
        </w:rPr>
        <w:t>DIG_OUT_PIN_Write</w:t>
      </w:r>
      <w:proofErr w:type="spellEnd"/>
      <w:r>
        <w:rPr>
          <w:rFonts w:ascii="Courier New" w:eastAsia="Courier New" w:hAnsi="Courier New" w:cs="Courier New"/>
        </w:rPr>
        <w:t>(DIG_IN_PIN) ;</w:t>
      </w:r>
      <w:r>
        <w:rPr>
          <w:rFonts w:ascii="Courier New" w:eastAsia="Courier New" w:hAnsi="Courier New" w:cs="Courier New"/>
        </w:rPr>
        <w:br/>
      </w:r>
      <w:r>
        <w:rPr>
          <w:rFonts w:ascii="Courier New" w:eastAsia="Courier New" w:hAnsi="Courier New" w:cs="Courier New"/>
        </w:rPr>
        <w:br/>
        <w:t xml:space="preserve">        </w:t>
      </w:r>
      <w:r>
        <w:rPr>
          <w:rFonts w:ascii="Courier New" w:eastAsia="Courier New" w:hAnsi="Courier New" w:cs="Courier New"/>
        </w:rPr>
        <w:br/>
        <w:t xml:space="preserve">        </w:t>
      </w:r>
      <w:proofErr w:type="spellStart"/>
      <w:r>
        <w:rPr>
          <w:rFonts w:ascii="Courier New" w:eastAsia="Courier New" w:hAnsi="Courier New" w:cs="Courier New"/>
        </w:rPr>
        <w:t>CyDelay</w:t>
      </w:r>
      <w:proofErr w:type="spellEnd"/>
      <w:r>
        <w:rPr>
          <w:rFonts w:ascii="Courier New" w:eastAsia="Courier New" w:hAnsi="Courier New" w:cs="Courier New"/>
        </w:rPr>
        <w:t>(fix2int(delay));                    // Delay based on integer part of delay</w:t>
      </w:r>
      <w:r>
        <w:rPr>
          <w:rFonts w:ascii="Courier New" w:eastAsia="Courier New" w:hAnsi="Courier New" w:cs="Courier New"/>
        </w:rPr>
        <w:br/>
        <w:t xml:space="preserve">        k += direction;                             // Compute new position</w:t>
      </w:r>
      <w:r>
        <w:rPr>
          <w:rFonts w:ascii="Courier New" w:eastAsia="Courier New" w:hAnsi="Courier New" w:cs="Courier New"/>
        </w:rPr>
        <w:br/>
        <w:t xml:space="preserve">        if (k == 15)</w:t>
      </w:r>
      <w:r>
        <w:rPr>
          <w:rFonts w:ascii="Courier New" w:eastAsia="Courier New" w:hAnsi="Courier New" w:cs="Courier New"/>
        </w:rPr>
        <w:br/>
        <w:t xml:space="preserve">            direction = -1;</w:t>
      </w:r>
      <w:r>
        <w:rPr>
          <w:rFonts w:ascii="Courier New" w:eastAsia="Courier New" w:hAnsi="Courier New" w:cs="Courier New"/>
        </w:rPr>
        <w:br/>
        <w:t xml:space="preserve">        else if (k == 0)</w:t>
      </w:r>
      <w:r>
        <w:rPr>
          <w:rFonts w:ascii="Courier New" w:eastAsia="Courier New" w:hAnsi="Courier New" w:cs="Courier New"/>
        </w:rPr>
        <w:br/>
        <w:t xml:space="preserve">            direction = 1;</w:t>
      </w:r>
      <w:r>
        <w:rPr>
          <w:rFonts w:ascii="Courier New" w:eastAsia="Courier New" w:hAnsi="Courier New" w:cs="Courier New"/>
        </w:rPr>
        <w:br/>
      </w:r>
      <w:r>
        <w:rPr>
          <w:rFonts w:ascii="Courier New" w:eastAsia="Courier New" w:hAnsi="Courier New" w:cs="Courier New"/>
        </w:rPr>
        <w:br/>
        <w:t xml:space="preserve">        sw2 = SW2_Read();                           // Get current switch state</w:t>
      </w:r>
      <w:r>
        <w:rPr>
          <w:rFonts w:ascii="Courier New" w:eastAsia="Courier New" w:hAnsi="Courier New" w:cs="Courier New"/>
        </w:rPr>
        <w:br/>
        <w:t xml:space="preserve">        sw3 = SW3_Read();                           // Get current switch state</w:t>
      </w:r>
      <w:r>
        <w:rPr>
          <w:rFonts w:ascii="Courier New" w:eastAsia="Courier New" w:hAnsi="Courier New" w:cs="Courier New"/>
        </w:rPr>
        <w:br/>
        <w:t xml:space="preserve">        </w:t>
      </w:r>
      <w:r>
        <w:rPr>
          <w:rFonts w:ascii="Courier New" w:eastAsia="Courier New" w:hAnsi="Courier New" w:cs="Courier New"/>
        </w:rPr>
        <w:br/>
        <w:t xml:space="preserve">        if (sw2 == 0 &amp;&amp; sw2_prev == 1)              // If Switch 2 button down event, decrease delay</w:t>
      </w:r>
      <w:r>
        <w:rPr>
          <w:rFonts w:ascii="Courier New" w:eastAsia="Courier New" w:hAnsi="Courier New" w:cs="Courier New"/>
        </w:rPr>
        <w:br/>
        <w:t xml:space="preserve">            </w:t>
      </w:r>
      <w:proofErr w:type="spellStart"/>
      <w:r>
        <w:rPr>
          <w:rFonts w:ascii="Courier New" w:eastAsia="Courier New" w:hAnsi="Courier New" w:cs="Courier New"/>
        </w:rPr>
        <w:t>delay</w:t>
      </w:r>
      <w:proofErr w:type="spellEnd"/>
      <w:r>
        <w:rPr>
          <w:rFonts w:ascii="Courier New" w:eastAsia="Courier New" w:hAnsi="Courier New" w:cs="Courier New"/>
        </w:rPr>
        <w:t xml:space="preserve"> -= </w:t>
      </w:r>
      <w:proofErr w:type="spellStart"/>
      <w:r>
        <w:rPr>
          <w:rFonts w:ascii="Courier New" w:eastAsia="Courier New" w:hAnsi="Courier New" w:cs="Courier New"/>
        </w:rPr>
        <w:t>incr</w:t>
      </w:r>
      <w:proofErr w:type="spellEnd"/>
      <w:r>
        <w:rPr>
          <w:rFonts w:ascii="Courier New" w:eastAsia="Courier New" w:hAnsi="Courier New" w:cs="Courier New"/>
        </w:rPr>
        <w:t>;</w:t>
      </w:r>
      <w:r>
        <w:rPr>
          <w:rFonts w:ascii="Courier New" w:eastAsia="Courier New" w:hAnsi="Courier New" w:cs="Courier New"/>
        </w:rPr>
        <w:br/>
        <w:t xml:space="preserve">        if (sw3 == 0 &amp;&amp; sw3_prev == 1)              // If Switch 3 button down event, </w:t>
      </w:r>
      <w:r>
        <w:rPr>
          <w:rFonts w:ascii="Courier New" w:eastAsia="Courier New" w:hAnsi="Courier New" w:cs="Courier New"/>
        </w:rPr>
        <w:lastRenderedPageBreak/>
        <w:t>increase delay</w:t>
      </w:r>
      <w:r>
        <w:rPr>
          <w:rFonts w:ascii="Courier New" w:eastAsia="Courier New" w:hAnsi="Courier New" w:cs="Courier New"/>
        </w:rPr>
        <w:br/>
        <w:t xml:space="preserve">            </w:t>
      </w:r>
      <w:proofErr w:type="spellStart"/>
      <w:r>
        <w:rPr>
          <w:rFonts w:ascii="Courier New" w:eastAsia="Courier New" w:hAnsi="Courier New" w:cs="Courier New"/>
        </w:rPr>
        <w:t>delay</w:t>
      </w:r>
      <w:proofErr w:type="spellEnd"/>
      <w:r>
        <w:rPr>
          <w:rFonts w:ascii="Courier New" w:eastAsia="Courier New" w:hAnsi="Courier New" w:cs="Courier New"/>
        </w:rPr>
        <w:t xml:space="preserve"> += </w:t>
      </w:r>
      <w:proofErr w:type="spellStart"/>
      <w:r>
        <w:rPr>
          <w:rFonts w:ascii="Courier New" w:eastAsia="Courier New" w:hAnsi="Courier New" w:cs="Courier New"/>
        </w:rPr>
        <w:t>incr</w:t>
      </w:r>
      <w:proofErr w:type="spellEnd"/>
      <w:r>
        <w:rPr>
          <w:rFonts w:ascii="Courier New" w:eastAsia="Courier New" w:hAnsi="Courier New" w:cs="Courier New"/>
        </w:rPr>
        <w:t>;</w:t>
      </w:r>
      <w:r>
        <w:rPr>
          <w:rFonts w:ascii="Courier New" w:eastAsia="Courier New" w:hAnsi="Courier New" w:cs="Courier New"/>
        </w:rPr>
        <w:br/>
        <w:t xml:space="preserve">        sw2_prev = sw2;                         // Update previous sw2 state</w:t>
      </w:r>
      <w:r>
        <w:rPr>
          <w:rFonts w:ascii="Courier New" w:eastAsia="Courier New" w:hAnsi="Courier New" w:cs="Courier New"/>
        </w:rPr>
        <w:br/>
        <w:t xml:space="preserve">        sw3_prev = sw3;                         // Update previous sw3 state</w:t>
      </w:r>
      <w:r>
        <w:rPr>
          <w:rFonts w:ascii="Courier New" w:eastAsia="Courier New" w:hAnsi="Courier New" w:cs="Courier New"/>
        </w:rPr>
        <w:br/>
      </w:r>
      <w:r>
        <w:rPr>
          <w:rFonts w:ascii="Courier New" w:eastAsia="Courier New" w:hAnsi="Courier New" w:cs="Courier New"/>
        </w:rPr>
        <w:br/>
        <w:t xml:space="preserve">        // Saturate delay to upper and lower limits</w:t>
      </w:r>
      <w:r>
        <w:rPr>
          <w:rFonts w:ascii="Courier New" w:eastAsia="Courier New" w:hAnsi="Courier New" w:cs="Courier New"/>
        </w:rPr>
        <w:br/>
        <w:t xml:space="preserve">        if (delay &gt; </w:t>
      </w:r>
      <w:proofErr w:type="spellStart"/>
      <w:r>
        <w:rPr>
          <w:rFonts w:ascii="Courier New" w:eastAsia="Courier New" w:hAnsi="Courier New" w:cs="Courier New"/>
        </w:rPr>
        <w:t>ulim</w:t>
      </w:r>
      <w:proofErr w:type="spellEnd"/>
      <w:r>
        <w:rPr>
          <w:rFonts w:ascii="Courier New" w:eastAsia="Courier New" w:hAnsi="Courier New" w:cs="Courier New"/>
        </w:rPr>
        <w:t xml:space="preserve">) delay = </w:t>
      </w:r>
      <w:proofErr w:type="spellStart"/>
      <w:r>
        <w:rPr>
          <w:rFonts w:ascii="Courier New" w:eastAsia="Courier New" w:hAnsi="Courier New" w:cs="Courier New"/>
        </w:rPr>
        <w:t>ulim</w:t>
      </w:r>
      <w:proofErr w:type="spellEnd"/>
      <w:r>
        <w:rPr>
          <w:rFonts w:ascii="Courier New" w:eastAsia="Courier New" w:hAnsi="Courier New" w:cs="Courier New"/>
        </w:rPr>
        <w:t>;</w:t>
      </w:r>
      <w:r>
        <w:rPr>
          <w:rFonts w:ascii="Courier New" w:eastAsia="Courier New" w:hAnsi="Courier New" w:cs="Courier New"/>
        </w:rPr>
        <w:br/>
        <w:t xml:space="preserve">        if (delay &lt; </w:t>
      </w:r>
      <w:proofErr w:type="spellStart"/>
      <w:r>
        <w:rPr>
          <w:rFonts w:ascii="Courier New" w:eastAsia="Courier New" w:hAnsi="Courier New" w:cs="Courier New"/>
        </w:rPr>
        <w:t>llim</w:t>
      </w:r>
      <w:proofErr w:type="spellEnd"/>
      <w:r>
        <w:rPr>
          <w:rFonts w:ascii="Courier New" w:eastAsia="Courier New" w:hAnsi="Courier New" w:cs="Courier New"/>
        </w:rPr>
        <w:t xml:space="preserve">) delay = </w:t>
      </w:r>
      <w:proofErr w:type="spellStart"/>
      <w:r>
        <w:rPr>
          <w:rFonts w:ascii="Courier New" w:eastAsia="Courier New" w:hAnsi="Courier New" w:cs="Courier New"/>
        </w:rPr>
        <w:t>llim</w:t>
      </w:r>
      <w:proofErr w:type="spellEnd"/>
      <w:r>
        <w:rPr>
          <w:rFonts w:ascii="Courier New" w:eastAsia="Courier New" w:hAnsi="Courier New" w:cs="Courier New"/>
        </w:rPr>
        <w:t>;</w:t>
      </w:r>
      <w:r>
        <w:rPr>
          <w:rFonts w:ascii="Courier New" w:eastAsia="Courier New" w:hAnsi="Courier New" w:cs="Courier New"/>
        </w:rPr>
        <w:br/>
        <w:t xml:space="preserve">    }</w:t>
      </w:r>
      <w:r>
        <w:rPr>
          <w:rFonts w:ascii="Courier New" w:eastAsia="Courier New" w:hAnsi="Courier New" w:cs="Courier New"/>
        </w:rPr>
        <w:br/>
        <w:t>}</w:t>
      </w:r>
      <w:r>
        <w:rPr>
          <w:rFonts w:ascii="Courier New" w:eastAsia="Courier New" w:hAnsi="Courier New" w:cs="Courier New"/>
        </w:rPr>
        <w:br/>
      </w:r>
    </w:p>
    <w:p w14:paraId="6FD97B69" w14:textId="77777777" w:rsidR="00A34E89" w:rsidRDefault="00774C24">
      <w:pPr>
        <w:spacing w:line="276" w:lineRule="auto"/>
        <w:jc w:val="left"/>
        <w:rPr>
          <w:rFonts w:ascii="Courier New" w:eastAsia="Courier New" w:hAnsi="Courier New" w:cs="Courier New"/>
          <w:b/>
        </w:rPr>
      </w:pPr>
      <w:r>
        <w:rPr>
          <w:rFonts w:ascii="Courier New" w:eastAsia="Courier New" w:hAnsi="Courier New" w:cs="Courier New"/>
          <w:b/>
        </w:rPr>
        <w:t>Commented and Debugged Code</w:t>
      </w:r>
    </w:p>
    <w:p w14:paraId="056054A6" w14:textId="77777777" w:rsidR="00A34E89" w:rsidRDefault="00A34E89">
      <w:pPr>
        <w:spacing w:line="276" w:lineRule="auto"/>
        <w:jc w:val="left"/>
        <w:rPr>
          <w:sz w:val="24"/>
          <w:szCs w:val="24"/>
        </w:rPr>
      </w:pPr>
    </w:p>
    <w:p w14:paraId="5B9C0E3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#include &lt;</w:t>
      </w:r>
      <w:proofErr w:type="spellStart"/>
      <w:r>
        <w:rPr>
          <w:rFonts w:ascii="Courier New" w:eastAsia="Courier New" w:hAnsi="Courier New" w:cs="Courier New"/>
        </w:rPr>
        <w:t>project.h</w:t>
      </w:r>
      <w:proofErr w:type="spellEnd"/>
      <w:r>
        <w:rPr>
          <w:rFonts w:ascii="Courier New" w:eastAsia="Courier New" w:hAnsi="Courier New" w:cs="Courier New"/>
        </w:rPr>
        <w:t>&gt;</w:t>
      </w:r>
    </w:p>
    <w:p w14:paraId="0CD935E3"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#include &lt;</w:t>
      </w:r>
      <w:proofErr w:type="spellStart"/>
      <w:r>
        <w:rPr>
          <w:rFonts w:ascii="Courier New" w:eastAsia="Courier New" w:hAnsi="Courier New" w:cs="Courier New"/>
        </w:rPr>
        <w:t>stdio.h</w:t>
      </w:r>
      <w:proofErr w:type="spellEnd"/>
      <w:r>
        <w:rPr>
          <w:rFonts w:ascii="Courier New" w:eastAsia="Courier New" w:hAnsi="Courier New" w:cs="Courier New"/>
        </w:rPr>
        <w:t>&gt;</w:t>
      </w:r>
    </w:p>
    <w:p w14:paraId="03F4EEE7" w14:textId="77777777" w:rsidR="00A34E89" w:rsidRDefault="00A34E89">
      <w:pPr>
        <w:spacing w:line="276" w:lineRule="auto"/>
        <w:jc w:val="left"/>
        <w:rPr>
          <w:rFonts w:ascii="Courier New" w:eastAsia="Courier New" w:hAnsi="Courier New" w:cs="Courier New"/>
        </w:rPr>
      </w:pPr>
    </w:p>
    <w:p w14:paraId="667DD88D"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Unsigned Fixed Point Macros, </w:t>
      </w:r>
      <w:proofErr w:type="spellStart"/>
      <w:r>
        <w:rPr>
          <w:rFonts w:ascii="Courier New" w:eastAsia="Courier New" w:hAnsi="Courier New" w:cs="Courier New"/>
        </w:rPr>
        <w:t>UQm.n</w:t>
      </w:r>
      <w:proofErr w:type="spellEnd"/>
    </w:p>
    <w:p w14:paraId="04E981C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#define </w:t>
      </w:r>
      <w:proofErr w:type="spellStart"/>
      <w:r>
        <w:rPr>
          <w:rFonts w:ascii="Courier New" w:eastAsia="Courier New" w:hAnsi="Courier New" w:cs="Courier New"/>
        </w:rPr>
        <w:t>FIX_n</w:t>
      </w:r>
      <w:proofErr w:type="spellEnd"/>
      <w:r>
        <w:rPr>
          <w:rFonts w:ascii="Courier New" w:eastAsia="Courier New" w:hAnsi="Courier New" w:cs="Courier New"/>
        </w:rPr>
        <w:t xml:space="preserve">       </w:t>
      </w:r>
      <w:r>
        <w:rPr>
          <w:rFonts w:ascii="Courier New" w:eastAsia="Courier New" w:hAnsi="Courier New" w:cs="Courier New"/>
        </w:rPr>
        <w:tab/>
        <w:t xml:space="preserve">(16)            </w:t>
      </w:r>
      <w:r>
        <w:rPr>
          <w:rFonts w:ascii="Courier New" w:eastAsia="Courier New" w:hAnsi="Courier New" w:cs="Courier New"/>
        </w:rPr>
        <w:tab/>
        <w:t>// fixed point 'n' value</w:t>
      </w:r>
    </w:p>
    <w:p w14:paraId="0D23652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#define </w:t>
      </w:r>
      <w:proofErr w:type="spellStart"/>
      <w:r>
        <w:rPr>
          <w:rFonts w:ascii="Courier New" w:eastAsia="Courier New" w:hAnsi="Courier New" w:cs="Courier New"/>
        </w:rPr>
        <w:t>FIX_m</w:t>
      </w:r>
      <w:proofErr w:type="spellEnd"/>
      <w:r>
        <w:rPr>
          <w:rFonts w:ascii="Courier New" w:eastAsia="Courier New" w:hAnsi="Courier New" w:cs="Courier New"/>
        </w:rPr>
        <w:t xml:space="preserve">       </w:t>
      </w:r>
      <w:r>
        <w:rPr>
          <w:rFonts w:ascii="Courier New" w:eastAsia="Courier New" w:hAnsi="Courier New" w:cs="Courier New"/>
        </w:rPr>
        <w:tab/>
        <w:t xml:space="preserve">(16)            </w:t>
      </w:r>
      <w:r>
        <w:rPr>
          <w:rFonts w:ascii="Courier New" w:eastAsia="Courier New" w:hAnsi="Courier New" w:cs="Courier New"/>
        </w:rPr>
        <w:tab/>
        <w:t>// fixed point 'm' value</w:t>
      </w:r>
    </w:p>
    <w:p w14:paraId="21EBC70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#define FIX_N       </w:t>
      </w:r>
      <w:r>
        <w:rPr>
          <w:rFonts w:ascii="Courier New" w:eastAsia="Courier New" w:hAnsi="Courier New" w:cs="Courier New"/>
        </w:rPr>
        <w:tab/>
        <w:t>(</w:t>
      </w:r>
      <w:proofErr w:type="spellStart"/>
      <w:r>
        <w:rPr>
          <w:rFonts w:ascii="Courier New" w:eastAsia="Courier New" w:hAnsi="Courier New" w:cs="Courier New"/>
        </w:rPr>
        <w:t>FIX_n</w:t>
      </w:r>
      <w:proofErr w:type="spellEnd"/>
      <w:r>
        <w:rPr>
          <w:rFonts w:ascii="Courier New" w:eastAsia="Courier New" w:hAnsi="Courier New" w:cs="Courier New"/>
        </w:rPr>
        <w:t xml:space="preserve"> + </w:t>
      </w:r>
      <w:proofErr w:type="spellStart"/>
      <w:r>
        <w:rPr>
          <w:rFonts w:ascii="Courier New" w:eastAsia="Courier New" w:hAnsi="Courier New" w:cs="Courier New"/>
        </w:rPr>
        <w:t>FIX_m</w:t>
      </w:r>
      <w:proofErr w:type="spellEnd"/>
      <w:r>
        <w:rPr>
          <w:rFonts w:ascii="Courier New" w:eastAsia="Courier New" w:hAnsi="Courier New" w:cs="Courier New"/>
        </w:rPr>
        <w:t xml:space="preserve">) </w:t>
      </w:r>
      <w:r>
        <w:rPr>
          <w:rFonts w:ascii="Courier New" w:eastAsia="Courier New" w:hAnsi="Courier New" w:cs="Courier New"/>
        </w:rPr>
        <w:tab/>
        <w:t xml:space="preserve">// total bits in </w:t>
      </w:r>
      <w:proofErr w:type="spellStart"/>
      <w:r>
        <w:rPr>
          <w:rFonts w:ascii="Courier New" w:eastAsia="Courier New" w:hAnsi="Courier New" w:cs="Courier New"/>
        </w:rPr>
        <w:t>Qm.n</w:t>
      </w:r>
      <w:proofErr w:type="spellEnd"/>
    </w:p>
    <w:p w14:paraId="6D3E62A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#define FIX_FACTOR  </w:t>
      </w:r>
      <w:r>
        <w:rPr>
          <w:rFonts w:ascii="Courier New" w:eastAsia="Courier New" w:hAnsi="Courier New" w:cs="Courier New"/>
        </w:rPr>
        <w:tab/>
        <w:t xml:space="preserve">(1   &lt;&lt;  </w:t>
      </w:r>
      <w:proofErr w:type="spellStart"/>
      <w:r>
        <w:rPr>
          <w:rFonts w:ascii="Courier New" w:eastAsia="Courier New" w:hAnsi="Courier New" w:cs="Courier New"/>
        </w:rPr>
        <w:t>FIX_n</w:t>
      </w:r>
      <w:proofErr w:type="spellEnd"/>
      <w:r>
        <w:rPr>
          <w:rFonts w:ascii="Courier New" w:eastAsia="Courier New" w:hAnsi="Courier New" w:cs="Courier New"/>
        </w:rPr>
        <w:t xml:space="preserve">   )  // fixed point fraction factor (2^n)</w:t>
      </w:r>
    </w:p>
    <w:p w14:paraId="0D5B9316"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#define FIX__0_5    </w:t>
      </w:r>
      <w:r>
        <w:rPr>
          <w:rFonts w:ascii="Courier New" w:eastAsia="Courier New" w:hAnsi="Courier New" w:cs="Courier New"/>
        </w:rPr>
        <w:tab/>
        <w:t>(1   &lt;&lt; (FIX_n-1))  // 0.5 expressed in UQ16.16</w:t>
      </w:r>
    </w:p>
    <w:p w14:paraId="0D26748F"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#define FIX__1_0    </w:t>
      </w:r>
      <w:r>
        <w:rPr>
          <w:rFonts w:ascii="Courier New" w:eastAsia="Courier New" w:hAnsi="Courier New" w:cs="Courier New"/>
        </w:rPr>
        <w:tab/>
        <w:t xml:space="preserve">(1   &lt;&lt;  </w:t>
      </w:r>
      <w:proofErr w:type="spellStart"/>
      <w:r>
        <w:rPr>
          <w:rFonts w:ascii="Courier New" w:eastAsia="Courier New" w:hAnsi="Courier New" w:cs="Courier New"/>
        </w:rPr>
        <w:t>FIX_n</w:t>
      </w:r>
      <w:proofErr w:type="spellEnd"/>
      <w:r>
        <w:rPr>
          <w:rFonts w:ascii="Courier New" w:eastAsia="Courier New" w:hAnsi="Courier New" w:cs="Courier New"/>
        </w:rPr>
        <w:t xml:space="preserve">   )  // 1.0 expressed in UQ16.16</w:t>
      </w:r>
    </w:p>
    <w:p w14:paraId="175242F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extern uint32 volatile </w:t>
      </w:r>
      <w:proofErr w:type="spellStart"/>
      <w:r>
        <w:rPr>
          <w:rFonts w:ascii="Courier New" w:eastAsia="Courier New" w:hAnsi="Courier New" w:cs="Courier New"/>
        </w:rPr>
        <w:t>int_count</w:t>
      </w:r>
      <w:proofErr w:type="spellEnd"/>
      <w:r>
        <w:rPr>
          <w:rFonts w:ascii="Courier New" w:eastAsia="Courier New" w:hAnsi="Courier New" w:cs="Courier New"/>
        </w:rPr>
        <w:t>;</w:t>
      </w:r>
    </w:p>
    <w:p w14:paraId="49DF5C89"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Procedure:</w:t>
      </w:r>
    </w:p>
    <w:p w14:paraId="18EDE21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fix2int - round a fixed point value to the nearest integer</w:t>
      </w:r>
    </w:p>
    <w:p w14:paraId="79066809"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Inputs:</w:t>
      </w:r>
    </w:p>
    <w:p w14:paraId="05D21483"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fix - fixed point value to round</w:t>
      </w:r>
    </w:p>
    <w:p w14:paraId="6769A726"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Return value:</w:t>
      </w:r>
    </w:p>
    <w:p w14:paraId="5B3E5A88" w14:textId="68DFA15F"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roofErr w:type="gramStart"/>
      <w:r>
        <w:rPr>
          <w:rFonts w:ascii="Courier New" w:eastAsia="Courier New" w:hAnsi="Courier New" w:cs="Courier New"/>
        </w:rPr>
        <w:t xml:space="preserve">/  </w:t>
      </w:r>
      <w:r>
        <w:rPr>
          <w:rFonts w:ascii="Courier New" w:eastAsia="Courier New" w:hAnsi="Courier New" w:cs="Courier New"/>
        </w:rPr>
        <w:tab/>
      </w:r>
      <w:proofErr w:type="gramEnd"/>
      <w:r>
        <w:rPr>
          <w:rFonts w:ascii="Courier New" w:eastAsia="Courier New" w:hAnsi="Courier New" w:cs="Courier New"/>
        </w:rPr>
        <w:t>result of rounding the fixed point value to near</w:t>
      </w:r>
      <w:ins w:id="8" w:author="Larry Pearlstein" w:date="2017-11-25T21:40:00Z">
        <w:r w:rsidR="000608F2">
          <w:rPr>
            <w:rFonts w:ascii="Courier New" w:eastAsia="Courier New" w:hAnsi="Courier New" w:cs="Courier New"/>
          </w:rPr>
          <w:t>e</w:t>
        </w:r>
      </w:ins>
      <w:r>
        <w:rPr>
          <w:rFonts w:ascii="Courier New" w:eastAsia="Courier New" w:hAnsi="Courier New" w:cs="Courier New"/>
        </w:rPr>
        <w:t>st integer, in uint32_t container</w:t>
      </w:r>
    </w:p>
    <w:p w14:paraId="02240BA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uint32_t fix2int( uint32_t fix )</w:t>
      </w:r>
    </w:p>
    <w:p w14:paraId="3BE0670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2ADE45F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//Adds 0.5 in fixed point and discards the 16 fractional bits to zero</w:t>
      </w:r>
    </w:p>
    <w:p w14:paraId="2C2E5F29"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 xml:space="preserve">return (fix +FIX__0_5) &gt;&gt; </w:t>
      </w:r>
      <w:proofErr w:type="spellStart"/>
      <w:r>
        <w:rPr>
          <w:rFonts w:ascii="Courier New" w:eastAsia="Courier New" w:hAnsi="Courier New" w:cs="Courier New"/>
        </w:rPr>
        <w:t>FIX_n</w:t>
      </w:r>
      <w:proofErr w:type="spellEnd"/>
      <w:r>
        <w:rPr>
          <w:rFonts w:ascii="Courier New" w:eastAsia="Courier New" w:hAnsi="Courier New" w:cs="Courier New"/>
        </w:rPr>
        <w:t>;</w:t>
      </w:r>
    </w:p>
    <w:p w14:paraId="0A05603F"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0B49F4C8" w14:textId="77777777" w:rsidR="00A34E89" w:rsidRDefault="00A34E89">
      <w:pPr>
        <w:spacing w:line="276" w:lineRule="auto"/>
        <w:jc w:val="left"/>
        <w:rPr>
          <w:rFonts w:ascii="Courier New" w:eastAsia="Courier New" w:hAnsi="Courier New" w:cs="Courier New"/>
        </w:rPr>
      </w:pPr>
    </w:p>
    <w:p w14:paraId="2F40505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Procedure:</w:t>
      </w:r>
    </w:p>
    <w:p w14:paraId="515799A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fix2double - Convert a fixed point value to double precision</w:t>
      </w:r>
    </w:p>
    <w:p w14:paraId="28ADCF3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Inputs:</w:t>
      </w:r>
    </w:p>
    <w:p w14:paraId="2EF44CE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fix - value to convert</w:t>
      </w:r>
    </w:p>
    <w:p w14:paraId="6D35EE8F"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Return value:</w:t>
      </w:r>
    </w:p>
    <w:p w14:paraId="490DE533"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double precision representation of fixed point value</w:t>
      </w:r>
    </w:p>
    <w:p w14:paraId="351EBC1B" w14:textId="77777777" w:rsidR="00A34E89" w:rsidRDefault="00774C24">
      <w:pPr>
        <w:spacing w:line="276" w:lineRule="auto"/>
        <w:ind w:firstLine="720"/>
        <w:jc w:val="left"/>
        <w:rPr>
          <w:rFonts w:ascii="Courier New" w:eastAsia="Courier New" w:hAnsi="Courier New" w:cs="Courier New"/>
        </w:rPr>
      </w:pPr>
      <w:r>
        <w:rPr>
          <w:rFonts w:ascii="Courier New" w:eastAsia="Courier New" w:hAnsi="Courier New" w:cs="Courier New"/>
        </w:rPr>
        <w:t>double fix2double( uint32_t fix )</w:t>
      </w:r>
    </w:p>
    <w:p w14:paraId="772324D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1A48F518"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//Adds 0.5 in fixed point and discards the 32 fractional bits to zero</w:t>
      </w:r>
    </w:p>
    <w:p w14:paraId="7BEF5AFA" w14:textId="1DC047D2" w:rsidR="00A34E89" w:rsidRDefault="00774C24">
      <w:pPr>
        <w:spacing w:line="276" w:lineRule="auto"/>
        <w:jc w:val="left"/>
        <w:rPr>
          <w:ins w:id="9" w:author="Larry Pearlstein" w:date="2017-11-25T21:41:00Z"/>
          <w:rFonts w:ascii="Courier New" w:eastAsia="Courier New" w:hAnsi="Courier New" w:cs="Courier New"/>
        </w:rPr>
      </w:pPr>
      <w:r>
        <w:rPr>
          <w:rFonts w:ascii="Courier New" w:eastAsia="Courier New" w:hAnsi="Courier New" w:cs="Courier New"/>
        </w:rPr>
        <w:tab/>
        <w:t>fix = (fix + FIX__0_5) &gt;&gt; 16;</w:t>
      </w:r>
    </w:p>
    <w:p w14:paraId="74900B24" w14:textId="55086BB3" w:rsidR="004707CE" w:rsidRDefault="004707CE">
      <w:pPr>
        <w:spacing w:line="276" w:lineRule="auto"/>
        <w:jc w:val="left"/>
        <w:rPr>
          <w:ins w:id="10" w:author="Larry Pearlstein" w:date="2017-11-25T21:41:00Z"/>
          <w:rFonts w:ascii="Courier New" w:eastAsia="Courier New" w:hAnsi="Courier New" w:cs="Courier New"/>
        </w:rPr>
      </w:pPr>
    </w:p>
    <w:p w14:paraId="3F18832D" w14:textId="77267B3B" w:rsidR="004707CE" w:rsidRDefault="004707CE">
      <w:pPr>
        <w:spacing w:line="276" w:lineRule="auto"/>
        <w:jc w:val="left"/>
        <w:rPr>
          <w:ins w:id="11" w:author="Larry Pearlstein" w:date="2017-11-25T21:42:00Z"/>
          <w:rFonts w:ascii="Courier New" w:eastAsia="Courier New" w:hAnsi="Courier New" w:cs="Courier New"/>
        </w:rPr>
      </w:pPr>
      <w:ins w:id="12" w:author="Larry Pearlstein" w:date="2017-11-25T21:41:00Z">
        <w:r>
          <w:rPr>
            <w:rFonts w:ascii="Courier New" w:eastAsia="Courier New" w:hAnsi="Courier New" w:cs="Courier New"/>
          </w:rPr>
          <w:t xml:space="preserve">No – </w:t>
        </w:r>
      </w:ins>
      <w:ins w:id="13" w:author="Larry Pearlstein" w:date="2017-11-25T21:42:00Z">
        <w:r>
          <w:rPr>
            <w:rFonts w:ascii="Courier New" w:eastAsia="Courier New" w:hAnsi="Courier New" w:cs="Courier New"/>
          </w:rPr>
          <w:t>this just takes the integer part, and discards the fractional information.</w:t>
        </w:r>
      </w:ins>
    </w:p>
    <w:p w14:paraId="1A528B49" w14:textId="6BB624F1" w:rsidR="004707CE" w:rsidRDefault="004707CE">
      <w:pPr>
        <w:spacing w:line="276" w:lineRule="auto"/>
        <w:jc w:val="left"/>
        <w:rPr>
          <w:ins w:id="14" w:author="Larry Pearlstein" w:date="2017-11-25T21:42:00Z"/>
          <w:rFonts w:ascii="Courier New" w:eastAsia="Courier New" w:hAnsi="Courier New" w:cs="Courier New"/>
        </w:rPr>
      </w:pPr>
    </w:p>
    <w:p w14:paraId="45B41EF2" w14:textId="3E046D81" w:rsidR="004707CE" w:rsidRDefault="004707CE">
      <w:pPr>
        <w:spacing w:line="276" w:lineRule="auto"/>
        <w:jc w:val="left"/>
        <w:rPr>
          <w:ins w:id="15" w:author="Larry Pearlstein" w:date="2017-11-25T21:42:00Z"/>
          <w:rFonts w:ascii="Courier New" w:eastAsia="Courier New" w:hAnsi="Courier New" w:cs="Courier New"/>
        </w:rPr>
      </w:pPr>
      <w:ins w:id="16" w:author="Larry Pearlstein" w:date="2017-11-25T21:42:00Z">
        <w:r>
          <w:rPr>
            <w:rFonts w:ascii="Courier New" w:eastAsia="Courier New" w:hAnsi="Courier New" w:cs="Courier New"/>
          </w:rPr>
          <w:t>The ideal equation is:</w:t>
        </w:r>
      </w:ins>
    </w:p>
    <w:p w14:paraId="4AE9D44A" w14:textId="4E9DB9F4" w:rsidR="004707CE" w:rsidRDefault="004707CE">
      <w:pPr>
        <w:spacing w:line="276" w:lineRule="auto"/>
        <w:jc w:val="left"/>
        <w:rPr>
          <w:ins w:id="17" w:author="Larry Pearlstein" w:date="2017-11-25T21:42:00Z"/>
          <w:rFonts w:ascii="Courier New" w:eastAsia="Courier New" w:hAnsi="Courier New" w:cs="Courier New"/>
        </w:rPr>
      </w:pPr>
      <w:ins w:id="18" w:author="Larry Pearlstein" w:date="2017-11-25T21:42:00Z">
        <w:r>
          <w:rPr>
            <w:rFonts w:ascii="Courier New" w:eastAsia="Courier New" w:hAnsi="Courier New" w:cs="Courier New"/>
          </w:rPr>
          <w:lastRenderedPageBreak/>
          <w:t xml:space="preserve">      double x;</w:t>
        </w:r>
      </w:ins>
    </w:p>
    <w:p w14:paraId="13F3B4D6" w14:textId="076D3E80" w:rsidR="004707CE" w:rsidRDefault="004707CE">
      <w:pPr>
        <w:spacing w:line="276" w:lineRule="auto"/>
        <w:jc w:val="left"/>
        <w:rPr>
          <w:ins w:id="19" w:author="Larry Pearlstein" w:date="2017-11-25T21:42:00Z"/>
          <w:rFonts w:ascii="Courier New" w:eastAsia="Courier New" w:hAnsi="Courier New" w:cs="Courier New"/>
        </w:rPr>
      </w:pPr>
    </w:p>
    <w:p w14:paraId="0503764A" w14:textId="3F717677" w:rsidR="004707CE" w:rsidRDefault="004707CE">
      <w:pPr>
        <w:spacing w:line="276" w:lineRule="auto"/>
        <w:jc w:val="left"/>
        <w:rPr>
          <w:ins w:id="20" w:author="Larry Pearlstein" w:date="2017-11-25T21:44:00Z"/>
          <w:rFonts w:ascii="Courier New" w:eastAsia="Courier New" w:hAnsi="Courier New" w:cs="Courier New"/>
        </w:rPr>
      </w:pPr>
      <w:ins w:id="21" w:author="Larry Pearlstein" w:date="2017-11-25T21:42:00Z">
        <w:r>
          <w:rPr>
            <w:rFonts w:ascii="Courier New" w:eastAsia="Courier New" w:hAnsi="Courier New" w:cs="Courier New"/>
          </w:rPr>
          <w:t xml:space="preserve">      x = (double) fix / </w:t>
        </w:r>
      </w:ins>
      <w:ins w:id="22" w:author="Larry Pearlstein" w:date="2017-11-25T21:43:00Z">
        <w:r w:rsidR="00596337">
          <w:rPr>
            <w:rFonts w:ascii="Courier New" w:eastAsia="Courier New" w:hAnsi="Courier New" w:cs="Courier New"/>
          </w:rPr>
          <w:t>FIX_FACTOR</w:t>
        </w:r>
        <w:r w:rsidR="00596337">
          <w:rPr>
            <w:rFonts w:ascii="Courier New" w:eastAsia="Courier New" w:hAnsi="Courier New" w:cs="Courier New"/>
          </w:rPr>
          <w:t>;</w:t>
        </w:r>
      </w:ins>
    </w:p>
    <w:p w14:paraId="7EDA8653" w14:textId="206008DA" w:rsidR="00596337" w:rsidRDefault="00596337">
      <w:pPr>
        <w:spacing w:line="276" w:lineRule="auto"/>
        <w:jc w:val="left"/>
        <w:rPr>
          <w:ins w:id="23" w:author="Larry Pearlstein" w:date="2017-11-25T21:44:00Z"/>
          <w:rFonts w:ascii="Courier New" w:eastAsia="Courier New" w:hAnsi="Courier New" w:cs="Courier New"/>
        </w:rPr>
      </w:pPr>
    </w:p>
    <w:p w14:paraId="1F405FD9" w14:textId="2FF12B04" w:rsidR="00596337" w:rsidRDefault="00596337">
      <w:pPr>
        <w:spacing w:line="276" w:lineRule="auto"/>
        <w:jc w:val="left"/>
        <w:rPr>
          <w:rFonts w:ascii="Courier New" w:eastAsia="Courier New" w:hAnsi="Courier New" w:cs="Courier New"/>
        </w:rPr>
      </w:pPr>
      <w:ins w:id="24" w:author="Larry Pearlstein" w:date="2017-11-25T21:44:00Z">
        <w:r>
          <w:rPr>
            <w:rFonts w:ascii="Courier New" w:eastAsia="Courier New" w:hAnsi="Courier New" w:cs="Courier New"/>
          </w:rPr>
          <w:tab/>
          <w:t>return x;</w:t>
        </w:r>
      </w:ins>
    </w:p>
    <w:p w14:paraId="2882310B" w14:textId="304CA547" w:rsidR="00A34E89" w:rsidDel="00596337" w:rsidRDefault="00774C24">
      <w:pPr>
        <w:spacing w:line="276" w:lineRule="auto"/>
        <w:jc w:val="left"/>
        <w:rPr>
          <w:del w:id="25" w:author="Larry Pearlstein" w:date="2017-11-25T21:44:00Z"/>
          <w:rFonts w:ascii="Courier New" w:eastAsia="Courier New" w:hAnsi="Courier New" w:cs="Courier New"/>
        </w:rPr>
      </w:pPr>
      <w:del w:id="26" w:author="Larry Pearlstein" w:date="2017-11-25T21:44:00Z">
        <w:r w:rsidDel="00596337">
          <w:rPr>
            <w:rFonts w:ascii="Courier New" w:eastAsia="Courier New" w:hAnsi="Courier New" w:cs="Courier New"/>
          </w:rPr>
          <w:tab/>
          <w:delText>return fix;</w:delText>
        </w:r>
      </w:del>
    </w:p>
    <w:p w14:paraId="25A02F2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0D3E32A1" w14:textId="77777777" w:rsidR="00A34E89" w:rsidRDefault="00A34E89">
      <w:pPr>
        <w:spacing w:line="276" w:lineRule="auto"/>
        <w:jc w:val="left"/>
        <w:rPr>
          <w:rFonts w:ascii="Courier New" w:eastAsia="Courier New" w:hAnsi="Courier New" w:cs="Courier New"/>
        </w:rPr>
      </w:pPr>
    </w:p>
    <w:p w14:paraId="2629123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Procedure:</w:t>
      </w:r>
    </w:p>
    <w:p w14:paraId="10ABDB7D"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double2fix - Convert a double precision value to fixed point, with rounding</w:t>
      </w:r>
    </w:p>
    <w:p w14:paraId="2C0FFD4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Inputs:</w:t>
      </w:r>
    </w:p>
    <w:p w14:paraId="7C74C02B"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x - value to convert</w:t>
      </w:r>
    </w:p>
    <w:p w14:paraId="25FD2BFB"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Return value:</w:t>
      </w:r>
    </w:p>
    <w:p w14:paraId="7C8D077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fixed point approximation of the input value, in uint32_t container</w:t>
      </w:r>
    </w:p>
    <w:p w14:paraId="49650EF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uint32_t double2fix( double x )</w:t>
      </w:r>
    </w:p>
    <w:p w14:paraId="44FB06C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6D409261" w14:textId="6CAFBB7D"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return (uint32_t) (x * FIX_FACTOR + 0.5);</w:t>
      </w:r>
      <w:ins w:id="27" w:author="Larry Pearlstein" w:date="2017-11-25T21:44:00Z">
        <w:r w:rsidR="00596337">
          <w:rPr>
            <w:rFonts w:ascii="Courier New" w:eastAsia="Courier New" w:hAnsi="Courier New" w:cs="Courier New"/>
          </w:rPr>
          <w:tab/>
          <w:t>// Good!</w:t>
        </w:r>
      </w:ins>
    </w:p>
    <w:p w14:paraId="613C7E0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68BB0CC8" w14:textId="77777777" w:rsidR="00A34E89" w:rsidRDefault="00A34E89">
      <w:pPr>
        <w:spacing w:line="276" w:lineRule="auto"/>
        <w:jc w:val="left"/>
        <w:rPr>
          <w:rFonts w:ascii="Courier New" w:eastAsia="Courier New" w:hAnsi="Courier New" w:cs="Courier New"/>
        </w:rPr>
      </w:pPr>
    </w:p>
    <w:p w14:paraId="6AE650B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Procedure:</w:t>
      </w:r>
    </w:p>
    <w:p w14:paraId="20B434B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fix2decimalstr - convert fixed point value to decimal string</w:t>
      </w:r>
    </w:p>
    <w:p w14:paraId="3C56D9B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Inputs:</w:t>
      </w:r>
    </w:p>
    <w:p w14:paraId="6AEA689D"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x</w:t>
      </w:r>
      <w:r>
        <w:rPr>
          <w:rFonts w:ascii="Courier New" w:eastAsia="Courier New" w:hAnsi="Courier New" w:cs="Courier New"/>
        </w:rPr>
        <w:tab/>
        <w:t>- fixed point value to convert to string</w:t>
      </w:r>
    </w:p>
    <w:p w14:paraId="3DBC3EE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str</w:t>
      </w:r>
      <w:proofErr w:type="spellEnd"/>
      <w:r>
        <w:rPr>
          <w:rFonts w:ascii="Courier New" w:eastAsia="Courier New" w:hAnsi="Courier New" w:cs="Courier New"/>
        </w:rPr>
        <w:t xml:space="preserve">  - pointer to destination string</w:t>
      </w:r>
    </w:p>
    <w:p w14:paraId="79C60519"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dotn</w:t>
      </w:r>
      <w:proofErr w:type="spellEnd"/>
      <w:r>
        <w:rPr>
          <w:rFonts w:ascii="Courier New" w:eastAsia="Courier New" w:hAnsi="Courier New" w:cs="Courier New"/>
        </w:rPr>
        <w:t xml:space="preserve"> - desired decimal precision</w:t>
      </w:r>
    </w:p>
    <w:p w14:paraId="3CBE807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void fix2decimalstr( uint32_t x, char *</w:t>
      </w:r>
      <w:proofErr w:type="spellStart"/>
      <w:r>
        <w:rPr>
          <w:rFonts w:ascii="Courier New" w:eastAsia="Courier New" w:hAnsi="Courier New" w:cs="Courier New"/>
        </w:rPr>
        <w:t>str</w:t>
      </w:r>
      <w:proofErr w:type="spellEnd"/>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dotn</w:t>
      </w:r>
      <w:proofErr w:type="spellEnd"/>
      <w:r>
        <w:rPr>
          <w:rFonts w:ascii="Courier New" w:eastAsia="Courier New" w:hAnsi="Courier New" w:cs="Courier New"/>
        </w:rPr>
        <w:t xml:space="preserve"> )</w:t>
      </w:r>
    </w:p>
    <w:p w14:paraId="73538D7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6767744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int</w:t>
      </w:r>
      <w:proofErr w:type="spellEnd"/>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i</w:t>
      </w:r>
      <w:proofErr w:type="spellEnd"/>
      <w:r>
        <w:rPr>
          <w:rFonts w:ascii="Courier New" w:eastAsia="Courier New" w:hAnsi="Courier New" w:cs="Courier New"/>
        </w:rPr>
        <w:t>;</w:t>
      </w:r>
    </w:p>
    <w:p w14:paraId="06E3FA6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uint64_t</w:t>
      </w:r>
      <w:r>
        <w:rPr>
          <w:rFonts w:ascii="Courier New" w:eastAsia="Courier New" w:hAnsi="Courier New" w:cs="Courier New"/>
        </w:rPr>
        <w:tab/>
        <w:t>lx;</w:t>
      </w:r>
    </w:p>
    <w:p w14:paraId="7309B62D"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int</w:t>
      </w:r>
      <w:proofErr w:type="spellEnd"/>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len</w:t>
      </w:r>
      <w:proofErr w:type="spellEnd"/>
      <w:r>
        <w:rPr>
          <w:rFonts w:ascii="Courier New" w:eastAsia="Courier New" w:hAnsi="Courier New" w:cs="Courier New"/>
        </w:rPr>
        <w:t>;</w:t>
      </w:r>
    </w:p>
    <w:p w14:paraId="569ED31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2615AF4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 xml:space="preserve">// Use 64 bit </w:t>
      </w:r>
      <w:proofErr w:type="spellStart"/>
      <w:r>
        <w:rPr>
          <w:rFonts w:ascii="Courier New" w:eastAsia="Courier New" w:hAnsi="Courier New" w:cs="Courier New"/>
        </w:rPr>
        <w:t>int</w:t>
      </w:r>
      <w:proofErr w:type="spellEnd"/>
      <w:r>
        <w:rPr>
          <w:rFonts w:ascii="Courier New" w:eastAsia="Courier New" w:hAnsi="Courier New" w:cs="Courier New"/>
        </w:rPr>
        <w:t xml:space="preserve"> to avoid overflow</w:t>
      </w:r>
    </w:p>
    <w:p w14:paraId="28F1923B"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lx = x;</w:t>
      </w:r>
    </w:p>
    <w:p w14:paraId="5683A2B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13056886"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 Multiply by 10^dotn, to shift all fractional decimal into integer part</w:t>
      </w:r>
    </w:p>
    <w:p w14:paraId="518798B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for (</w:t>
      </w:r>
      <w:proofErr w:type="spellStart"/>
      <w:r>
        <w:rPr>
          <w:rFonts w:ascii="Courier New" w:eastAsia="Courier New" w:hAnsi="Courier New" w:cs="Courier New"/>
        </w:rPr>
        <w:t>i</w:t>
      </w:r>
      <w:proofErr w:type="spellEnd"/>
      <w:r>
        <w:rPr>
          <w:rFonts w:ascii="Courier New" w:eastAsia="Courier New" w:hAnsi="Courier New" w:cs="Courier New"/>
        </w:rPr>
        <w:t xml:space="preserve"> = 0; </w:t>
      </w:r>
      <w:proofErr w:type="spellStart"/>
      <w:r>
        <w:rPr>
          <w:rFonts w:ascii="Courier New" w:eastAsia="Courier New" w:hAnsi="Courier New" w:cs="Courier New"/>
        </w:rPr>
        <w:t>i</w:t>
      </w:r>
      <w:proofErr w:type="spellEnd"/>
      <w:r>
        <w:rPr>
          <w:rFonts w:ascii="Courier New" w:eastAsia="Courier New" w:hAnsi="Courier New" w:cs="Courier New"/>
        </w:rPr>
        <w:t xml:space="preserve"> &lt; </w:t>
      </w:r>
      <w:proofErr w:type="spellStart"/>
      <w:r>
        <w:rPr>
          <w:rFonts w:ascii="Courier New" w:eastAsia="Courier New" w:hAnsi="Courier New" w:cs="Courier New"/>
        </w:rPr>
        <w:t>dotn</w:t>
      </w:r>
      <w:proofErr w:type="spellEnd"/>
      <w:r>
        <w:rPr>
          <w:rFonts w:ascii="Courier New" w:eastAsia="Courier New" w:hAnsi="Courier New" w:cs="Courier New"/>
        </w:rPr>
        <w:t>; ++</w:t>
      </w:r>
      <w:proofErr w:type="spellStart"/>
      <w:r>
        <w:rPr>
          <w:rFonts w:ascii="Courier New" w:eastAsia="Courier New" w:hAnsi="Courier New" w:cs="Courier New"/>
        </w:rPr>
        <w:t>i</w:t>
      </w:r>
      <w:proofErr w:type="spellEnd"/>
      <w:r>
        <w:rPr>
          <w:rFonts w:ascii="Courier New" w:eastAsia="Courier New" w:hAnsi="Courier New" w:cs="Courier New"/>
        </w:rPr>
        <w:t>)</w:t>
      </w:r>
    </w:p>
    <w:p w14:paraId="59F9D17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w:t>
      </w:r>
    </w:p>
    <w:p w14:paraId="5FE56BD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lx *= 10;</w:t>
      </w:r>
    </w:p>
    <w:p w14:paraId="7F66037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w:t>
      </w:r>
    </w:p>
    <w:p w14:paraId="07A0FF6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 Get the integer part via rounding by adding half, and right shifting n</w:t>
      </w:r>
    </w:p>
    <w:p w14:paraId="4673957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lx += FIX__0_5;</w:t>
      </w:r>
    </w:p>
    <w:p w14:paraId="5B390DA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 xml:space="preserve">lx &gt;&gt;= </w:t>
      </w:r>
      <w:proofErr w:type="spellStart"/>
      <w:r>
        <w:rPr>
          <w:rFonts w:ascii="Courier New" w:eastAsia="Courier New" w:hAnsi="Courier New" w:cs="Courier New"/>
        </w:rPr>
        <w:t>FIX_n</w:t>
      </w:r>
      <w:proofErr w:type="spellEnd"/>
      <w:r>
        <w:rPr>
          <w:rFonts w:ascii="Courier New" w:eastAsia="Courier New" w:hAnsi="Courier New" w:cs="Courier New"/>
        </w:rPr>
        <w:t>;</w:t>
      </w:r>
    </w:p>
    <w:p w14:paraId="36CCC3D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6880D2B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x = (uint32_t) lx;</w:t>
      </w:r>
    </w:p>
    <w:p w14:paraId="31215DC6"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681748D9"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 Print the number, but without decimal point</w:t>
      </w:r>
    </w:p>
    <w:p w14:paraId="6052977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sprintf</w:t>
      </w:r>
      <w:proofErr w:type="spellEnd"/>
      <w:r>
        <w:rPr>
          <w:rFonts w:ascii="Courier New" w:eastAsia="Courier New" w:hAnsi="Courier New" w:cs="Courier New"/>
        </w:rPr>
        <w:t xml:space="preserve">( </w:t>
      </w:r>
      <w:proofErr w:type="spellStart"/>
      <w:r>
        <w:rPr>
          <w:rFonts w:ascii="Courier New" w:eastAsia="Courier New" w:hAnsi="Courier New" w:cs="Courier New"/>
        </w:rPr>
        <w:t>str</w:t>
      </w:r>
      <w:proofErr w:type="spellEnd"/>
      <w:r>
        <w:rPr>
          <w:rFonts w:ascii="Courier New" w:eastAsia="Courier New" w:hAnsi="Courier New" w:cs="Courier New"/>
        </w:rPr>
        <w:t>, "%d", (</w:t>
      </w:r>
      <w:proofErr w:type="spellStart"/>
      <w:r>
        <w:rPr>
          <w:rFonts w:ascii="Courier New" w:eastAsia="Courier New" w:hAnsi="Courier New" w:cs="Courier New"/>
        </w:rPr>
        <w:t>int</w:t>
      </w:r>
      <w:proofErr w:type="spellEnd"/>
      <w:r>
        <w:rPr>
          <w:rFonts w:ascii="Courier New" w:eastAsia="Courier New" w:hAnsi="Courier New" w:cs="Courier New"/>
        </w:rPr>
        <w:t>) x );</w:t>
      </w:r>
    </w:p>
    <w:p w14:paraId="5B89293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len</w:t>
      </w:r>
      <w:proofErr w:type="spellEnd"/>
      <w:r>
        <w:rPr>
          <w:rFonts w:ascii="Courier New" w:eastAsia="Courier New" w:hAnsi="Courier New" w:cs="Courier New"/>
        </w:rPr>
        <w:t xml:space="preserve"> = </w:t>
      </w:r>
      <w:proofErr w:type="spellStart"/>
      <w:r>
        <w:rPr>
          <w:rFonts w:ascii="Courier New" w:eastAsia="Courier New" w:hAnsi="Courier New" w:cs="Courier New"/>
        </w:rPr>
        <w:t>strlen</w:t>
      </w:r>
      <w:proofErr w:type="spellEnd"/>
      <w:r>
        <w:rPr>
          <w:rFonts w:ascii="Courier New" w:eastAsia="Courier New" w:hAnsi="Courier New" w:cs="Courier New"/>
        </w:rPr>
        <w:t>(</w:t>
      </w:r>
      <w:proofErr w:type="spellStart"/>
      <w:r>
        <w:rPr>
          <w:rFonts w:ascii="Courier New" w:eastAsia="Courier New" w:hAnsi="Courier New" w:cs="Courier New"/>
        </w:rPr>
        <w:t>str</w:t>
      </w:r>
      <w:proofErr w:type="spellEnd"/>
      <w:r>
        <w:rPr>
          <w:rFonts w:ascii="Courier New" w:eastAsia="Courier New" w:hAnsi="Courier New" w:cs="Courier New"/>
        </w:rPr>
        <w:t>);</w:t>
      </w:r>
    </w:p>
    <w:p w14:paraId="37FDED6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238A6A6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 Insert the decimal point in the correct location</w:t>
      </w:r>
    </w:p>
    <w:p w14:paraId="101FE7C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 First move all of the last '</w:t>
      </w:r>
      <w:proofErr w:type="spellStart"/>
      <w:r>
        <w:rPr>
          <w:rFonts w:ascii="Courier New" w:eastAsia="Courier New" w:hAnsi="Courier New" w:cs="Courier New"/>
        </w:rPr>
        <w:t>dotn</w:t>
      </w:r>
      <w:proofErr w:type="spellEnd"/>
      <w:r>
        <w:rPr>
          <w:rFonts w:ascii="Courier New" w:eastAsia="Courier New" w:hAnsi="Courier New" w:cs="Courier New"/>
        </w:rPr>
        <w:t>' characters to the right to make space</w:t>
      </w:r>
    </w:p>
    <w:p w14:paraId="330B7D48"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str</w:t>
      </w:r>
      <w:proofErr w:type="spellEnd"/>
      <w:r>
        <w:rPr>
          <w:rFonts w:ascii="Courier New" w:eastAsia="Courier New" w:hAnsi="Courier New" w:cs="Courier New"/>
        </w:rPr>
        <w:t>[len+1] = '\0';</w:t>
      </w:r>
    </w:p>
    <w:p w14:paraId="5AD211A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lastRenderedPageBreak/>
        <w:tab/>
        <w:t>for (</w:t>
      </w:r>
      <w:proofErr w:type="spellStart"/>
      <w:r>
        <w:rPr>
          <w:rFonts w:ascii="Courier New" w:eastAsia="Courier New" w:hAnsi="Courier New" w:cs="Courier New"/>
        </w:rPr>
        <w:t>i</w:t>
      </w:r>
      <w:proofErr w:type="spellEnd"/>
      <w:r>
        <w:rPr>
          <w:rFonts w:ascii="Courier New" w:eastAsia="Courier New" w:hAnsi="Courier New" w:cs="Courier New"/>
        </w:rPr>
        <w:t xml:space="preserve"> = 0; </w:t>
      </w:r>
      <w:proofErr w:type="spellStart"/>
      <w:r>
        <w:rPr>
          <w:rFonts w:ascii="Courier New" w:eastAsia="Courier New" w:hAnsi="Courier New" w:cs="Courier New"/>
        </w:rPr>
        <w:t>i</w:t>
      </w:r>
      <w:proofErr w:type="spellEnd"/>
      <w:r>
        <w:rPr>
          <w:rFonts w:ascii="Courier New" w:eastAsia="Courier New" w:hAnsi="Courier New" w:cs="Courier New"/>
        </w:rPr>
        <w:t xml:space="preserve"> &lt; </w:t>
      </w:r>
      <w:proofErr w:type="spellStart"/>
      <w:r>
        <w:rPr>
          <w:rFonts w:ascii="Courier New" w:eastAsia="Courier New" w:hAnsi="Courier New" w:cs="Courier New"/>
        </w:rPr>
        <w:t>dotn</w:t>
      </w:r>
      <w:proofErr w:type="spellEnd"/>
      <w:r>
        <w:rPr>
          <w:rFonts w:ascii="Courier New" w:eastAsia="Courier New" w:hAnsi="Courier New" w:cs="Courier New"/>
        </w:rPr>
        <w:t>; ++</w:t>
      </w:r>
      <w:proofErr w:type="spellStart"/>
      <w:r>
        <w:rPr>
          <w:rFonts w:ascii="Courier New" w:eastAsia="Courier New" w:hAnsi="Courier New" w:cs="Courier New"/>
        </w:rPr>
        <w:t>i</w:t>
      </w:r>
      <w:proofErr w:type="spellEnd"/>
      <w:r>
        <w:rPr>
          <w:rFonts w:ascii="Courier New" w:eastAsia="Courier New" w:hAnsi="Courier New" w:cs="Courier New"/>
        </w:rPr>
        <w:t>)</w:t>
      </w:r>
    </w:p>
    <w:p w14:paraId="47FB9C4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w:t>
      </w:r>
    </w:p>
    <w:p w14:paraId="1AA7A95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str</w:t>
      </w:r>
      <w:proofErr w:type="spellEnd"/>
      <w:r>
        <w:rPr>
          <w:rFonts w:ascii="Courier New" w:eastAsia="Courier New" w:hAnsi="Courier New" w:cs="Courier New"/>
        </w:rPr>
        <w:t>[</w:t>
      </w:r>
      <w:proofErr w:type="spellStart"/>
      <w:r>
        <w:rPr>
          <w:rFonts w:ascii="Courier New" w:eastAsia="Courier New" w:hAnsi="Courier New" w:cs="Courier New"/>
        </w:rPr>
        <w:t>len-i</w:t>
      </w:r>
      <w:proofErr w:type="spellEnd"/>
      <w:r>
        <w:rPr>
          <w:rFonts w:ascii="Courier New" w:eastAsia="Courier New" w:hAnsi="Courier New" w:cs="Courier New"/>
        </w:rPr>
        <w:t xml:space="preserve">] = </w:t>
      </w:r>
      <w:proofErr w:type="spellStart"/>
      <w:r>
        <w:rPr>
          <w:rFonts w:ascii="Courier New" w:eastAsia="Courier New" w:hAnsi="Courier New" w:cs="Courier New"/>
        </w:rPr>
        <w:t>str</w:t>
      </w:r>
      <w:proofErr w:type="spellEnd"/>
      <w:r>
        <w:rPr>
          <w:rFonts w:ascii="Courier New" w:eastAsia="Courier New" w:hAnsi="Courier New" w:cs="Courier New"/>
        </w:rPr>
        <w:t>[len-i-1];</w:t>
      </w:r>
    </w:p>
    <w:p w14:paraId="2D17212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w:t>
      </w:r>
    </w:p>
    <w:p w14:paraId="6B5FACC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str</w:t>
      </w:r>
      <w:proofErr w:type="spellEnd"/>
      <w:r>
        <w:rPr>
          <w:rFonts w:ascii="Courier New" w:eastAsia="Courier New" w:hAnsi="Courier New" w:cs="Courier New"/>
        </w:rPr>
        <w:t>[</w:t>
      </w:r>
      <w:proofErr w:type="spellStart"/>
      <w:r>
        <w:rPr>
          <w:rFonts w:ascii="Courier New" w:eastAsia="Courier New" w:hAnsi="Courier New" w:cs="Courier New"/>
        </w:rPr>
        <w:t>len-dotn</w:t>
      </w:r>
      <w:proofErr w:type="spellEnd"/>
      <w:r>
        <w:rPr>
          <w:rFonts w:ascii="Courier New" w:eastAsia="Courier New" w:hAnsi="Courier New" w:cs="Courier New"/>
        </w:rPr>
        <w:t>] = '.';</w:t>
      </w:r>
    </w:p>
    <w:p w14:paraId="5073754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786706B9" w14:textId="77777777" w:rsidR="00A34E89" w:rsidRDefault="00A34E89">
      <w:pPr>
        <w:spacing w:line="276" w:lineRule="auto"/>
        <w:jc w:val="left"/>
        <w:rPr>
          <w:rFonts w:ascii="Courier New" w:eastAsia="Courier New" w:hAnsi="Courier New" w:cs="Courier New"/>
        </w:rPr>
      </w:pPr>
    </w:p>
    <w:p w14:paraId="2379D08F" w14:textId="77777777" w:rsidR="00A34E89" w:rsidRDefault="00774C24">
      <w:pPr>
        <w:spacing w:line="276" w:lineRule="auto"/>
        <w:jc w:val="left"/>
        <w:rPr>
          <w:rFonts w:ascii="Courier New" w:eastAsia="Courier New" w:hAnsi="Courier New" w:cs="Courier New"/>
        </w:rPr>
      </w:pPr>
      <w:proofErr w:type="spellStart"/>
      <w:r>
        <w:rPr>
          <w:rFonts w:ascii="Courier New" w:eastAsia="Courier New" w:hAnsi="Courier New" w:cs="Courier New"/>
        </w:rPr>
        <w:t>int</w:t>
      </w:r>
      <w:proofErr w:type="spellEnd"/>
      <w:r>
        <w:rPr>
          <w:rFonts w:ascii="Courier New" w:eastAsia="Courier New" w:hAnsi="Courier New" w:cs="Courier New"/>
        </w:rPr>
        <w:t xml:space="preserve"> main()</w:t>
      </w:r>
    </w:p>
    <w:p w14:paraId="1342C06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w:t>
      </w:r>
    </w:p>
    <w:p w14:paraId="02DC5A69"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isr_1_Start();</w:t>
      </w:r>
    </w:p>
    <w:p w14:paraId="5A850E96"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3D8D8349"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int</w:t>
      </w:r>
      <w:proofErr w:type="spellEnd"/>
      <w:r>
        <w:rPr>
          <w:rFonts w:ascii="Courier New" w:eastAsia="Courier New" w:hAnsi="Courier New" w:cs="Courier New"/>
        </w:rPr>
        <w:t xml:space="preserve"> </w:t>
      </w:r>
      <w:r>
        <w:rPr>
          <w:rFonts w:ascii="Courier New" w:eastAsia="Courier New" w:hAnsi="Courier New" w:cs="Courier New"/>
        </w:rPr>
        <w:tab/>
        <w:t xml:space="preserve">k;          </w:t>
      </w:r>
      <w:r>
        <w:rPr>
          <w:rFonts w:ascii="Courier New" w:eastAsia="Courier New" w:hAnsi="Courier New" w:cs="Courier New"/>
        </w:rPr>
        <w:tab/>
        <w:t>// Current position of bouncing box (relative to LCD)</w:t>
      </w:r>
    </w:p>
    <w:p w14:paraId="78F25C7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int</w:t>
      </w:r>
      <w:proofErr w:type="spellEnd"/>
      <w:r>
        <w:rPr>
          <w:rFonts w:ascii="Courier New" w:eastAsia="Courier New" w:hAnsi="Courier New" w:cs="Courier New"/>
        </w:rPr>
        <w:t xml:space="preserve"> </w:t>
      </w:r>
      <w:r>
        <w:rPr>
          <w:rFonts w:ascii="Courier New" w:eastAsia="Courier New" w:hAnsi="Courier New" w:cs="Courier New"/>
        </w:rPr>
        <w:tab/>
        <w:t xml:space="preserve">direction;  </w:t>
      </w:r>
      <w:r>
        <w:rPr>
          <w:rFonts w:ascii="Courier New" w:eastAsia="Courier New" w:hAnsi="Courier New" w:cs="Courier New"/>
        </w:rPr>
        <w:tab/>
        <w:t>// +1 --&gt; move right, -1 --&gt; move left</w:t>
      </w:r>
    </w:p>
    <w:p w14:paraId="04D3008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char</w:t>
      </w:r>
      <w:r>
        <w:rPr>
          <w:rFonts w:ascii="Courier New" w:eastAsia="Courier New" w:hAnsi="Courier New" w:cs="Courier New"/>
        </w:rPr>
        <w:tab/>
      </w:r>
      <w:proofErr w:type="spellStart"/>
      <w:r>
        <w:rPr>
          <w:rFonts w:ascii="Courier New" w:eastAsia="Courier New" w:hAnsi="Courier New" w:cs="Courier New"/>
        </w:rPr>
        <w:t>num_str</w:t>
      </w:r>
      <w:proofErr w:type="spellEnd"/>
      <w:r>
        <w:rPr>
          <w:rFonts w:ascii="Courier New" w:eastAsia="Courier New" w:hAnsi="Courier New" w:cs="Courier New"/>
        </w:rPr>
        <w:t>[17];</w:t>
      </w:r>
      <w:r>
        <w:rPr>
          <w:rFonts w:ascii="Courier New" w:eastAsia="Courier New" w:hAnsi="Courier New" w:cs="Courier New"/>
        </w:rPr>
        <w:tab/>
        <w:t>// Array to render the value of rate as a string</w:t>
      </w:r>
    </w:p>
    <w:p w14:paraId="2DC7074B"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char</w:t>
      </w:r>
      <w:r>
        <w:rPr>
          <w:rFonts w:ascii="Courier New" w:eastAsia="Courier New" w:hAnsi="Courier New" w:cs="Courier New"/>
        </w:rPr>
        <w:tab/>
      </w:r>
      <w:proofErr w:type="spellStart"/>
      <w:r>
        <w:rPr>
          <w:rFonts w:ascii="Courier New" w:eastAsia="Courier New" w:hAnsi="Courier New" w:cs="Courier New"/>
        </w:rPr>
        <w:t>msg_str</w:t>
      </w:r>
      <w:proofErr w:type="spellEnd"/>
      <w:r>
        <w:rPr>
          <w:rFonts w:ascii="Courier New" w:eastAsia="Courier New" w:hAnsi="Courier New" w:cs="Courier New"/>
        </w:rPr>
        <w:t>[17];</w:t>
      </w:r>
      <w:r>
        <w:rPr>
          <w:rFonts w:ascii="Courier New" w:eastAsia="Courier New" w:hAnsi="Courier New" w:cs="Courier New"/>
        </w:rPr>
        <w:tab/>
        <w:t>// Entire message, to write to LCD</w:t>
      </w:r>
    </w:p>
    <w:p w14:paraId="476F8516"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1C5189B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int</w:t>
      </w:r>
      <w:proofErr w:type="spellEnd"/>
      <w:r>
        <w:rPr>
          <w:rFonts w:ascii="Courier New" w:eastAsia="Courier New" w:hAnsi="Courier New" w:cs="Courier New"/>
        </w:rPr>
        <w:t xml:space="preserve"> </w:t>
      </w:r>
      <w:r>
        <w:rPr>
          <w:rFonts w:ascii="Courier New" w:eastAsia="Courier New" w:hAnsi="Courier New" w:cs="Courier New"/>
        </w:rPr>
        <w:tab/>
        <w:t xml:space="preserve">sw2;        </w:t>
      </w:r>
      <w:r>
        <w:rPr>
          <w:rFonts w:ascii="Courier New" w:eastAsia="Courier New" w:hAnsi="Courier New" w:cs="Courier New"/>
        </w:rPr>
        <w:tab/>
        <w:t>// Holds current switch state</w:t>
      </w:r>
    </w:p>
    <w:p w14:paraId="7F1CFA7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int</w:t>
      </w:r>
      <w:proofErr w:type="spellEnd"/>
      <w:r>
        <w:rPr>
          <w:rFonts w:ascii="Courier New" w:eastAsia="Courier New" w:hAnsi="Courier New" w:cs="Courier New"/>
        </w:rPr>
        <w:t xml:space="preserve"> </w:t>
      </w:r>
      <w:r>
        <w:rPr>
          <w:rFonts w:ascii="Courier New" w:eastAsia="Courier New" w:hAnsi="Courier New" w:cs="Courier New"/>
        </w:rPr>
        <w:tab/>
        <w:t xml:space="preserve">sw3;        </w:t>
      </w:r>
      <w:r>
        <w:rPr>
          <w:rFonts w:ascii="Courier New" w:eastAsia="Courier New" w:hAnsi="Courier New" w:cs="Courier New"/>
        </w:rPr>
        <w:tab/>
        <w:t>// Holds current switch state</w:t>
      </w:r>
    </w:p>
    <w:p w14:paraId="15C1579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int</w:t>
      </w:r>
      <w:proofErr w:type="spellEnd"/>
      <w:r>
        <w:rPr>
          <w:rFonts w:ascii="Courier New" w:eastAsia="Courier New" w:hAnsi="Courier New" w:cs="Courier New"/>
        </w:rPr>
        <w:t xml:space="preserve"> </w:t>
      </w:r>
      <w:r>
        <w:rPr>
          <w:rFonts w:ascii="Courier New" w:eastAsia="Courier New" w:hAnsi="Courier New" w:cs="Courier New"/>
        </w:rPr>
        <w:tab/>
        <w:t xml:space="preserve">sw2_prev;   </w:t>
      </w:r>
      <w:r>
        <w:rPr>
          <w:rFonts w:ascii="Courier New" w:eastAsia="Courier New" w:hAnsi="Courier New" w:cs="Courier New"/>
        </w:rPr>
        <w:tab/>
        <w:t>// Holds previous state, for button down detection</w:t>
      </w:r>
    </w:p>
    <w:p w14:paraId="3548E8EF"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int</w:t>
      </w:r>
      <w:proofErr w:type="spellEnd"/>
      <w:r>
        <w:rPr>
          <w:rFonts w:ascii="Courier New" w:eastAsia="Courier New" w:hAnsi="Courier New" w:cs="Courier New"/>
        </w:rPr>
        <w:t xml:space="preserve"> </w:t>
      </w:r>
      <w:r>
        <w:rPr>
          <w:rFonts w:ascii="Courier New" w:eastAsia="Courier New" w:hAnsi="Courier New" w:cs="Courier New"/>
        </w:rPr>
        <w:tab/>
        <w:t xml:space="preserve">sw3_prev;   </w:t>
      </w:r>
      <w:r>
        <w:rPr>
          <w:rFonts w:ascii="Courier New" w:eastAsia="Courier New" w:hAnsi="Courier New" w:cs="Courier New"/>
        </w:rPr>
        <w:tab/>
        <w:t>// Holds previous state, for button down detection</w:t>
      </w:r>
    </w:p>
    <w:p w14:paraId="491CE673"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74C1AA8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CyGlobalIntEnable</w:t>
      </w:r>
      <w:proofErr w:type="spellEnd"/>
      <w:r>
        <w:rPr>
          <w:rFonts w:ascii="Courier New" w:eastAsia="Courier New" w:hAnsi="Courier New" w:cs="Courier New"/>
        </w:rPr>
        <w:t>; /* Enable global interrupts. */</w:t>
      </w:r>
    </w:p>
    <w:p w14:paraId="44B72A2C" w14:textId="77777777" w:rsidR="00A34E89" w:rsidRDefault="00A34E89">
      <w:pPr>
        <w:spacing w:line="276" w:lineRule="auto"/>
        <w:jc w:val="left"/>
        <w:rPr>
          <w:rFonts w:ascii="Courier New" w:eastAsia="Courier New" w:hAnsi="Courier New" w:cs="Courier New"/>
        </w:rPr>
      </w:pPr>
    </w:p>
    <w:p w14:paraId="41D9B80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uint32_t</w:t>
      </w:r>
      <w:r>
        <w:rPr>
          <w:rFonts w:ascii="Courier New" w:eastAsia="Courier New" w:hAnsi="Courier New" w:cs="Courier New"/>
        </w:rPr>
        <w:tab/>
        <w:t>delay =  20 * FIX__1_0;  // UQ16.16</w:t>
      </w:r>
    </w:p>
    <w:p w14:paraId="5875701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uint32_t</w:t>
      </w:r>
      <w:r>
        <w:rPr>
          <w:rFonts w:ascii="Courier New" w:eastAsia="Courier New" w:hAnsi="Courier New" w:cs="Courier New"/>
        </w:rPr>
        <w:tab/>
      </w:r>
      <w:proofErr w:type="spellStart"/>
      <w:r>
        <w:rPr>
          <w:rFonts w:ascii="Courier New" w:eastAsia="Courier New" w:hAnsi="Courier New" w:cs="Courier New"/>
        </w:rPr>
        <w:t>llim</w:t>
      </w:r>
      <w:proofErr w:type="spellEnd"/>
      <w:r>
        <w:rPr>
          <w:rFonts w:ascii="Courier New" w:eastAsia="Courier New" w:hAnsi="Courier New" w:cs="Courier New"/>
        </w:rPr>
        <w:t xml:space="preserve">  =  20 * FIX__1_0;  // Upper limit of delay expressed in UQ16.16</w:t>
      </w:r>
    </w:p>
    <w:p w14:paraId="2C59AE6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uint32_t</w:t>
      </w:r>
      <w:r>
        <w:rPr>
          <w:rFonts w:ascii="Courier New" w:eastAsia="Courier New" w:hAnsi="Courier New" w:cs="Courier New"/>
        </w:rPr>
        <w:tab/>
      </w:r>
      <w:proofErr w:type="spellStart"/>
      <w:r>
        <w:rPr>
          <w:rFonts w:ascii="Courier New" w:eastAsia="Courier New" w:hAnsi="Courier New" w:cs="Courier New"/>
        </w:rPr>
        <w:t>ulim</w:t>
      </w:r>
      <w:proofErr w:type="spellEnd"/>
      <w:r>
        <w:rPr>
          <w:rFonts w:ascii="Courier New" w:eastAsia="Courier New" w:hAnsi="Courier New" w:cs="Courier New"/>
        </w:rPr>
        <w:t xml:space="preserve">  = 200 * FIX__1_0;  // Upper limit of delay expressed in UQ16.16</w:t>
      </w:r>
    </w:p>
    <w:p w14:paraId="07852214" w14:textId="77777777" w:rsidR="00A34E89" w:rsidRDefault="00A34E89">
      <w:pPr>
        <w:spacing w:line="276" w:lineRule="auto"/>
        <w:jc w:val="left"/>
        <w:rPr>
          <w:rFonts w:ascii="Courier New" w:eastAsia="Courier New" w:hAnsi="Courier New" w:cs="Courier New"/>
        </w:rPr>
      </w:pPr>
    </w:p>
    <w:p w14:paraId="19791FA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uint32_t</w:t>
      </w:r>
      <w:r>
        <w:rPr>
          <w:rFonts w:ascii="Courier New" w:eastAsia="Courier New" w:hAnsi="Courier New" w:cs="Courier New"/>
        </w:rPr>
        <w:tab/>
      </w:r>
      <w:proofErr w:type="spellStart"/>
      <w:r>
        <w:rPr>
          <w:rFonts w:ascii="Courier New" w:eastAsia="Courier New" w:hAnsi="Courier New" w:cs="Courier New"/>
        </w:rPr>
        <w:t>incr</w:t>
      </w:r>
      <w:proofErr w:type="spellEnd"/>
      <w:r>
        <w:rPr>
          <w:rFonts w:ascii="Courier New" w:eastAsia="Courier New" w:hAnsi="Courier New" w:cs="Courier New"/>
        </w:rPr>
        <w:t xml:space="preserve"> = double2fix( 10.0/3.0 );  // Represent 3.33... in fixed point</w:t>
      </w:r>
    </w:p>
    <w:p w14:paraId="56BF061B"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795A107F"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LCD_Display_Start</w:t>
      </w:r>
      <w:proofErr w:type="spellEnd"/>
      <w:r>
        <w:rPr>
          <w:rFonts w:ascii="Courier New" w:eastAsia="Courier New" w:hAnsi="Courier New" w:cs="Courier New"/>
        </w:rPr>
        <w:t xml:space="preserve">();                    </w:t>
      </w:r>
      <w:r>
        <w:rPr>
          <w:rFonts w:ascii="Courier New" w:eastAsia="Courier New" w:hAnsi="Courier New" w:cs="Courier New"/>
        </w:rPr>
        <w:tab/>
        <w:t>// Start the LCD component</w:t>
      </w:r>
    </w:p>
    <w:p w14:paraId="0F37DE69"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6D5C28CD"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 xml:space="preserve">k = 0;      </w:t>
      </w:r>
      <w:r>
        <w:rPr>
          <w:rFonts w:ascii="Courier New" w:eastAsia="Courier New" w:hAnsi="Courier New" w:cs="Courier New"/>
        </w:rPr>
        <w:tab/>
        <w:t>// Initialize position</w:t>
      </w:r>
    </w:p>
    <w:p w14:paraId="0396255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direction = 1;  // and direction</w:t>
      </w:r>
    </w:p>
    <w:p w14:paraId="3222CDE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7C40D35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 xml:space="preserve">sw2 = sw3 = sw2_prev = sw3_prev = 1;                </w:t>
      </w:r>
      <w:r>
        <w:rPr>
          <w:rFonts w:ascii="Courier New" w:eastAsia="Courier New" w:hAnsi="Courier New" w:cs="Courier New"/>
        </w:rPr>
        <w:tab/>
        <w:t>// Initialize switch states to open</w:t>
      </w:r>
    </w:p>
    <w:p w14:paraId="5DF920C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p>
    <w:p w14:paraId="396A45B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 Loop forever</w:t>
      </w:r>
    </w:p>
    <w:p w14:paraId="3D020AE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for(;;)</w:t>
      </w:r>
    </w:p>
    <w:p w14:paraId="1269E078" w14:textId="7D2E3051" w:rsidR="00A34E89" w:rsidRDefault="00774C24">
      <w:pPr>
        <w:spacing w:line="276" w:lineRule="auto"/>
        <w:jc w:val="left"/>
        <w:rPr>
          <w:ins w:id="28" w:author="Larry Pearlstein" w:date="2017-11-25T21:46:00Z"/>
          <w:rFonts w:ascii="Courier New" w:eastAsia="Courier New" w:hAnsi="Courier New" w:cs="Courier New"/>
        </w:rPr>
      </w:pPr>
      <w:r>
        <w:rPr>
          <w:rFonts w:ascii="Courier New" w:eastAsia="Courier New" w:hAnsi="Courier New" w:cs="Courier New"/>
        </w:rPr>
        <w:tab/>
        <w:t>{</w:t>
      </w:r>
    </w:p>
    <w:p w14:paraId="7000A037" w14:textId="36E0070B" w:rsidR="00AC7DE1" w:rsidRDefault="00AC7DE1">
      <w:pPr>
        <w:spacing w:line="276" w:lineRule="auto"/>
        <w:jc w:val="left"/>
        <w:rPr>
          <w:rFonts w:ascii="Courier New" w:eastAsia="Courier New" w:hAnsi="Courier New" w:cs="Courier New"/>
        </w:rPr>
      </w:pPr>
      <w:ins w:id="29" w:author="Larry Pearlstein" w:date="2017-11-25T21:46:00Z">
        <w:r>
          <w:rPr>
            <w:rFonts w:ascii="Courier New" w:eastAsia="Courier New" w:hAnsi="Courier New" w:cs="Courier New"/>
          </w:rPr>
          <w:t>// Code is not indented properly because TAB characters are used!</w:t>
        </w:r>
      </w:ins>
    </w:p>
    <w:p w14:paraId="02D5222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Convert current delay to a string, with 3 decimal places precision</w:t>
      </w:r>
    </w:p>
    <w:p w14:paraId="458CF63C"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fix2decimalstr(delay, </w:t>
      </w:r>
      <w:proofErr w:type="spellStart"/>
      <w:r>
        <w:rPr>
          <w:rFonts w:ascii="Courier New" w:eastAsia="Courier New" w:hAnsi="Courier New" w:cs="Courier New"/>
        </w:rPr>
        <w:t>num_str</w:t>
      </w:r>
      <w:proofErr w:type="spellEnd"/>
      <w:r>
        <w:rPr>
          <w:rFonts w:ascii="Courier New" w:eastAsia="Courier New" w:hAnsi="Courier New" w:cs="Courier New"/>
        </w:rPr>
        <w:t>, 3);</w:t>
      </w:r>
    </w:p>
    <w:p w14:paraId="4BCF262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 </w:t>
      </w:r>
    </w:p>
    <w:p w14:paraId="64F691A8"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Generate composite message string</w:t>
      </w:r>
    </w:p>
    <w:p w14:paraId="623ED9C8"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  </w:t>
      </w:r>
      <w:proofErr w:type="spellStart"/>
      <w:r>
        <w:rPr>
          <w:rFonts w:ascii="Courier New" w:eastAsia="Courier New" w:hAnsi="Courier New" w:cs="Courier New"/>
        </w:rPr>
        <w:t>sprintf</w:t>
      </w:r>
      <w:proofErr w:type="spellEnd"/>
      <w:r>
        <w:rPr>
          <w:rFonts w:ascii="Courier New" w:eastAsia="Courier New" w:hAnsi="Courier New" w:cs="Courier New"/>
        </w:rPr>
        <w:t xml:space="preserve">( </w:t>
      </w:r>
      <w:proofErr w:type="spellStart"/>
      <w:r>
        <w:rPr>
          <w:rFonts w:ascii="Courier New" w:eastAsia="Courier New" w:hAnsi="Courier New" w:cs="Courier New"/>
        </w:rPr>
        <w:t>msg_str</w:t>
      </w:r>
      <w:proofErr w:type="spellEnd"/>
      <w:r>
        <w:rPr>
          <w:rFonts w:ascii="Courier New" w:eastAsia="Courier New" w:hAnsi="Courier New" w:cs="Courier New"/>
        </w:rPr>
        <w:t xml:space="preserve">, "Delay=%7s </w:t>
      </w:r>
      <w:proofErr w:type="spellStart"/>
      <w:r>
        <w:rPr>
          <w:rFonts w:ascii="Courier New" w:eastAsia="Courier New" w:hAnsi="Courier New" w:cs="Courier New"/>
        </w:rPr>
        <w:t>ms</w:t>
      </w:r>
      <w:proofErr w:type="spellEnd"/>
      <w:r>
        <w:rPr>
          <w:rFonts w:ascii="Courier New" w:eastAsia="Courier New" w:hAnsi="Courier New" w:cs="Courier New"/>
        </w:rPr>
        <w:t xml:space="preserve">", </w:t>
      </w:r>
      <w:proofErr w:type="spellStart"/>
      <w:r>
        <w:rPr>
          <w:rFonts w:ascii="Courier New" w:eastAsia="Courier New" w:hAnsi="Courier New" w:cs="Courier New"/>
        </w:rPr>
        <w:t>num_str</w:t>
      </w:r>
      <w:proofErr w:type="spellEnd"/>
      <w:r>
        <w:rPr>
          <w:rFonts w:ascii="Courier New" w:eastAsia="Courier New" w:hAnsi="Courier New" w:cs="Courier New"/>
        </w:rPr>
        <w:t xml:space="preserve"> );</w:t>
      </w:r>
    </w:p>
    <w:p w14:paraId="2035C23F"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sprintf</w:t>
      </w:r>
      <w:proofErr w:type="spellEnd"/>
      <w:r>
        <w:rPr>
          <w:rFonts w:ascii="Courier New" w:eastAsia="Courier New" w:hAnsi="Courier New" w:cs="Courier New"/>
        </w:rPr>
        <w:t>(msg_</w:t>
      </w:r>
      <w:proofErr w:type="spellStart"/>
      <w:r>
        <w:rPr>
          <w:rFonts w:ascii="Courier New" w:eastAsia="Courier New" w:hAnsi="Courier New" w:cs="Courier New"/>
        </w:rPr>
        <w:t>str</w:t>
      </w:r>
      <w:proofErr w:type="spellEnd"/>
      <w:r>
        <w:rPr>
          <w:rFonts w:ascii="Courier New" w:eastAsia="Courier New" w:hAnsi="Courier New" w:cs="Courier New"/>
        </w:rPr>
        <w:t>,"</w:t>
      </w:r>
      <w:proofErr w:type="spellStart"/>
      <w:r>
        <w:rPr>
          <w:rFonts w:ascii="Courier New" w:eastAsia="Courier New" w:hAnsi="Courier New" w:cs="Courier New"/>
        </w:rPr>
        <w:t>Cnt</w:t>
      </w:r>
      <w:proofErr w:type="spellEnd"/>
      <w:r>
        <w:rPr>
          <w:rFonts w:ascii="Courier New" w:eastAsia="Courier New" w:hAnsi="Courier New" w:cs="Courier New"/>
        </w:rPr>
        <w:t>=%12lu",int_count );</w:t>
      </w:r>
    </w:p>
    <w:p w14:paraId="4969B6A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Render current state onto the display</w:t>
      </w:r>
    </w:p>
    <w:p w14:paraId="77907D8D"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Top line is bouncing square</w:t>
      </w:r>
    </w:p>
    <w:p w14:paraId="7D2D917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Bottom line is current delay</w:t>
      </w:r>
    </w:p>
    <w:p w14:paraId="58327D3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lastRenderedPageBreak/>
        <w:t xml:space="preserve">    </w:t>
      </w:r>
      <w:r>
        <w:rPr>
          <w:rFonts w:ascii="Courier New" w:eastAsia="Courier New" w:hAnsi="Courier New" w:cs="Courier New"/>
        </w:rPr>
        <w:tab/>
      </w:r>
      <w:proofErr w:type="spellStart"/>
      <w:r>
        <w:rPr>
          <w:rFonts w:ascii="Courier New" w:eastAsia="Courier New" w:hAnsi="Courier New" w:cs="Courier New"/>
        </w:rPr>
        <w:t>LCD_Display_ClearDisplay</w:t>
      </w:r>
      <w:proofErr w:type="spellEnd"/>
      <w:r>
        <w:rPr>
          <w:rFonts w:ascii="Courier New" w:eastAsia="Courier New" w:hAnsi="Courier New" w:cs="Courier New"/>
        </w:rPr>
        <w:t xml:space="preserve">();             </w:t>
      </w:r>
      <w:r>
        <w:rPr>
          <w:rFonts w:ascii="Courier New" w:eastAsia="Courier New" w:hAnsi="Courier New" w:cs="Courier New"/>
        </w:rPr>
        <w:tab/>
        <w:t>// Must clear entire display before new rendering</w:t>
      </w:r>
    </w:p>
    <w:p w14:paraId="23F9772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LCD_Display_DrawHorizontalBG</w:t>
      </w:r>
      <w:proofErr w:type="spellEnd"/>
      <w:r>
        <w:rPr>
          <w:rFonts w:ascii="Courier New" w:eastAsia="Courier New" w:hAnsi="Courier New" w:cs="Courier New"/>
        </w:rPr>
        <w:t>(0, k, 1, 5);   // Draw the box on top line</w:t>
      </w:r>
    </w:p>
    <w:p w14:paraId="345BD48D"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LCD_Display_Position</w:t>
      </w:r>
      <w:proofErr w:type="spellEnd"/>
      <w:r>
        <w:rPr>
          <w:rFonts w:ascii="Courier New" w:eastAsia="Courier New" w:hAnsi="Courier New" w:cs="Courier New"/>
        </w:rPr>
        <w:t xml:space="preserve">(1, 0);             </w:t>
      </w:r>
      <w:r>
        <w:rPr>
          <w:rFonts w:ascii="Courier New" w:eastAsia="Courier New" w:hAnsi="Courier New" w:cs="Courier New"/>
        </w:rPr>
        <w:tab/>
        <w:t>// Position on bottom line</w:t>
      </w:r>
    </w:p>
    <w:p w14:paraId="41F5FB7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LCD_Display_PrintString</w:t>
      </w:r>
      <w:proofErr w:type="spellEnd"/>
      <w:r>
        <w:rPr>
          <w:rFonts w:ascii="Courier New" w:eastAsia="Courier New" w:hAnsi="Courier New" w:cs="Courier New"/>
        </w:rPr>
        <w:t>(</w:t>
      </w:r>
      <w:proofErr w:type="spellStart"/>
      <w:r>
        <w:rPr>
          <w:rFonts w:ascii="Courier New" w:eastAsia="Courier New" w:hAnsi="Courier New" w:cs="Courier New"/>
        </w:rPr>
        <w:t>msg_str</w:t>
      </w:r>
      <w:proofErr w:type="spellEnd"/>
      <w:r>
        <w:rPr>
          <w:rFonts w:ascii="Courier New" w:eastAsia="Courier New" w:hAnsi="Courier New" w:cs="Courier New"/>
        </w:rPr>
        <w:t xml:space="preserve">);       </w:t>
      </w:r>
      <w:r>
        <w:rPr>
          <w:rFonts w:ascii="Courier New" w:eastAsia="Courier New" w:hAnsi="Courier New" w:cs="Courier New"/>
        </w:rPr>
        <w:tab/>
        <w:t xml:space="preserve">// Print the </w:t>
      </w:r>
      <w:proofErr w:type="spellStart"/>
      <w:r>
        <w:rPr>
          <w:rFonts w:ascii="Courier New" w:eastAsia="Courier New" w:hAnsi="Courier New" w:cs="Courier New"/>
        </w:rPr>
        <w:t>msg</w:t>
      </w:r>
      <w:proofErr w:type="spellEnd"/>
      <w:r>
        <w:rPr>
          <w:rFonts w:ascii="Courier New" w:eastAsia="Courier New" w:hAnsi="Courier New" w:cs="Courier New"/>
        </w:rPr>
        <w:t xml:space="preserve"> on bottom line</w:t>
      </w:r>
    </w:p>
    <w:p w14:paraId="14BCE0B2" w14:textId="77777777" w:rsidR="00A34E89" w:rsidRDefault="00A34E89">
      <w:pPr>
        <w:spacing w:line="276" w:lineRule="auto"/>
        <w:jc w:val="left"/>
        <w:rPr>
          <w:rFonts w:ascii="Courier New" w:eastAsia="Courier New" w:hAnsi="Courier New" w:cs="Courier New"/>
        </w:rPr>
      </w:pPr>
    </w:p>
    <w:p w14:paraId="2D04C5B0"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w:t>
      </w:r>
    </w:p>
    <w:p w14:paraId="2B20AD2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 </w:t>
      </w:r>
    </w:p>
    <w:p w14:paraId="1FA0990D"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w:t>
      </w:r>
      <w:proofErr w:type="spellStart"/>
      <w:r>
        <w:rPr>
          <w:rFonts w:ascii="Courier New" w:eastAsia="Courier New" w:hAnsi="Courier New" w:cs="Courier New"/>
        </w:rPr>
        <w:t>DIG_IN_PIN_Read</w:t>
      </w:r>
      <w:proofErr w:type="spellEnd"/>
      <w:r>
        <w:rPr>
          <w:rFonts w:ascii="Courier New" w:eastAsia="Courier New" w:hAnsi="Courier New" w:cs="Courier New"/>
        </w:rPr>
        <w:t>() ;</w:t>
      </w:r>
    </w:p>
    <w:p w14:paraId="6F1C4B4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 </w:t>
      </w:r>
      <w:proofErr w:type="spellStart"/>
      <w:r>
        <w:rPr>
          <w:rFonts w:ascii="Courier New" w:eastAsia="Courier New" w:hAnsi="Courier New" w:cs="Courier New"/>
        </w:rPr>
        <w:t>DIG_OUT_PIN_Write</w:t>
      </w:r>
      <w:proofErr w:type="spellEnd"/>
      <w:r>
        <w:rPr>
          <w:rFonts w:ascii="Courier New" w:eastAsia="Courier New" w:hAnsi="Courier New" w:cs="Courier New"/>
        </w:rPr>
        <w:t>(</w:t>
      </w:r>
      <w:proofErr w:type="spellStart"/>
      <w:r>
        <w:rPr>
          <w:rFonts w:ascii="Courier New" w:eastAsia="Courier New" w:hAnsi="Courier New" w:cs="Courier New"/>
        </w:rPr>
        <w:t>DIG_IN_PIN_Read</w:t>
      </w:r>
      <w:proofErr w:type="spellEnd"/>
      <w:r>
        <w:rPr>
          <w:rFonts w:ascii="Courier New" w:eastAsia="Courier New" w:hAnsi="Courier New" w:cs="Courier New"/>
        </w:rPr>
        <w:t>()) ;</w:t>
      </w:r>
    </w:p>
    <w:p w14:paraId="2B81E96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w:t>
      </w:r>
    </w:p>
    <w:p w14:paraId="31E39D7C" w14:textId="77777777" w:rsidR="00A34E89" w:rsidRDefault="00A34E89">
      <w:pPr>
        <w:spacing w:line="276" w:lineRule="auto"/>
        <w:jc w:val="left"/>
        <w:rPr>
          <w:rFonts w:ascii="Courier New" w:eastAsia="Courier New" w:hAnsi="Courier New" w:cs="Courier New"/>
        </w:rPr>
      </w:pPr>
    </w:p>
    <w:p w14:paraId="041D7711"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 </w:t>
      </w:r>
    </w:p>
    <w:p w14:paraId="796D728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CyDelay</w:t>
      </w:r>
      <w:proofErr w:type="spellEnd"/>
      <w:r>
        <w:rPr>
          <w:rFonts w:ascii="Courier New" w:eastAsia="Courier New" w:hAnsi="Courier New" w:cs="Courier New"/>
        </w:rPr>
        <w:t xml:space="preserve">(fix2int(delay));                </w:t>
      </w:r>
      <w:r>
        <w:rPr>
          <w:rFonts w:ascii="Courier New" w:eastAsia="Courier New" w:hAnsi="Courier New" w:cs="Courier New"/>
        </w:rPr>
        <w:tab/>
        <w:t>// Delay based on integer part of delay</w:t>
      </w:r>
    </w:p>
    <w:p w14:paraId="76D0B84E"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k += direction;                         </w:t>
      </w:r>
      <w:r>
        <w:rPr>
          <w:rFonts w:ascii="Courier New" w:eastAsia="Courier New" w:hAnsi="Courier New" w:cs="Courier New"/>
        </w:rPr>
        <w:tab/>
        <w:t>// Compute new position</w:t>
      </w:r>
    </w:p>
    <w:p w14:paraId="403B78F4"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if (k == 15)</w:t>
      </w:r>
    </w:p>
    <w:p w14:paraId="449C02C8"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direction = -1;</w:t>
      </w:r>
    </w:p>
    <w:p w14:paraId="302379D7"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else if (k == 0)</w:t>
      </w:r>
    </w:p>
    <w:p w14:paraId="5C05F60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direction = 1;</w:t>
      </w:r>
    </w:p>
    <w:p w14:paraId="6BBBA0D0" w14:textId="77777777" w:rsidR="00A34E89" w:rsidRDefault="00A34E89">
      <w:pPr>
        <w:spacing w:line="276" w:lineRule="auto"/>
        <w:jc w:val="left"/>
        <w:rPr>
          <w:rFonts w:ascii="Courier New" w:eastAsia="Courier New" w:hAnsi="Courier New" w:cs="Courier New"/>
        </w:rPr>
      </w:pPr>
    </w:p>
    <w:p w14:paraId="18152F98"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sw2 = SW2_Read();                       </w:t>
      </w:r>
      <w:r>
        <w:rPr>
          <w:rFonts w:ascii="Courier New" w:eastAsia="Courier New" w:hAnsi="Courier New" w:cs="Courier New"/>
        </w:rPr>
        <w:tab/>
        <w:t>// Get current switch state</w:t>
      </w:r>
    </w:p>
    <w:p w14:paraId="7FCFA093"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sw3 = SW3_Read();                       </w:t>
      </w:r>
      <w:r>
        <w:rPr>
          <w:rFonts w:ascii="Courier New" w:eastAsia="Courier New" w:hAnsi="Courier New" w:cs="Courier New"/>
        </w:rPr>
        <w:tab/>
        <w:t>// Get current switch state</w:t>
      </w:r>
    </w:p>
    <w:p w14:paraId="5B5016BF"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 </w:t>
      </w:r>
    </w:p>
    <w:p w14:paraId="2A85743B"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if (sw2 == 0 &amp;&amp; sw2_prev == 1)          </w:t>
      </w:r>
      <w:r>
        <w:rPr>
          <w:rFonts w:ascii="Courier New" w:eastAsia="Courier New" w:hAnsi="Courier New" w:cs="Courier New"/>
        </w:rPr>
        <w:tab/>
        <w:t>// If Switch 2 button down event, decrease delay</w:t>
      </w:r>
    </w:p>
    <w:p w14:paraId="5CC8C2E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delay -= </w:t>
      </w:r>
      <w:proofErr w:type="spellStart"/>
      <w:r>
        <w:rPr>
          <w:rFonts w:ascii="Courier New" w:eastAsia="Courier New" w:hAnsi="Courier New" w:cs="Courier New"/>
        </w:rPr>
        <w:t>incr</w:t>
      </w:r>
      <w:proofErr w:type="spellEnd"/>
      <w:r>
        <w:rPr>
          <w:rFonts w:ascii="Courier New" w:eastAsia="Courier New" w:hAnsi="Courier New" w:cs="Courier New"/>
        </w:rPr>
        <w:t>;</w:t>
      </w:r>
    </w:p>
    <w:p w14:paraId="1CEA6FCA"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if (sw3 == 0 &amp;&amp; sw3_prev == 1)          </w:t>
      </w:r>
      <w:r>
        <w:rPr>
          <w:rFonts w:ascii="Courier New" w:eastAsia="Courier New" w:hAnsi="Courier New" w:cs="Courier New"/>
        </w:rPr>
        <w:tab/>
        <w:t>// If Switch 3 button down event, increase delay</w:t>
      </w:r>
    </w:p>
    <w:p w14:paraId="68CF579F"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delay += </w:t>
      </w:r>
      <w:proofErr w:type="spellStart"/>
      <w:r>
        <w:rPr>
          <w:rFonts w:ascii="Courier New" w:eastAsia="Courier New" w:hAnsi="Courier New" w:cs="Courier New"/>
        </w:rPr>
        <w:t>incr</w:t>
      </w:r>
      <w:proofErr w:type="spellEnd"/>
      <w:r>
        <w:rPr>
          <w:rFonts w:ascii="Courier New" w:eastAsia="Courier New" w:hAnsi="Courier New" w:cs="Courier New"/>
        </w:rPr>
        <w:t>;</w:t>
      </w:r>
    </w:p>
    <w:p w14:paraId="75615449"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sw2_prev = sw2;                     </w:t>
      </w:r>
      <w:r>
        <w:rPr>
          <w:rFonts w:ascii="Courier New" w:eastAsia="Courier New" w:hAnsi="Courier New" w:cs="Courier New"/>
        </w:rPr>
        <w:tab/>
      </w:r>
      <w:r>
        <w:rPr>
          <w:rFonts w:ascii="Courier New" w:eastAsia="Courier New" w:hAnsi="Courier New" w:cs="Courier New"/>
        </w:rPr>
        <w:tab/>
        <w:t>// Update previous sw2 state</w:t>
      </w:r>
    </w:p>
    <w:p w14:paraId="31EB7972"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sw3_prev = sw3;                     </w:t>
      </w:r>
      <w:r>
        <w:rPr>
          <w:rFonts w:ascii="Courier New" w:eastAsia="Courier New" w:hAnsi="Courier New" w:cs="Courier New"/>
        </w:rPr>
        <w:tab/>
        <w:t>// Update previous sw3 state</w:t>
      </w:r>
    </w:p>
    <w:p w14:paraId="319EC6E2" w14:textId="77777777" w:rsidR="00A34E89" w:rsidRDefault="00A34E89">
      <w:pPr>
        <w:spacing w:line="276" w:lineRule="auto"/>
        <w:jc w:val="left"/>
        <w:rPr>
          <w:rFonts w:ascii="Courier New" w:eastAsia="Courier New" w:hAnsi="Courier New" w:cs="Courier New"/>
        </w:rPr>
      </w:pPr>
    </w:p>
    <w:p w14:paraId="334095FB"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Saturate delay to upper and lower limits</w:t>
      </w:r>
    </w:p>
    <w:p w14:paraId="4FC69BC5"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if (delay &gt; </w:t>
      </w:r>
      <w:proofErr w:type="spellStart"/>
      <w:r>
        <w:rPr>
          <w:rFonts w:ascii="Courier New" w:eastAsia="Courier New" w:hAnsi="Courier New" w:cs="Courier New"/>
        </w:rPr>
        <w:t>ulim</w:t>
      </w:r>
      <w:proofErr w:type="spellEnd"/>
      <w:r>
        <w:rPr>
          <w:rFonts w:ascii="Courier New" w:eastAsia="Courier New" w:hAnsi="Courier New" w:cs="Courier New"/>
        </w:rPr>
        <w:t xml:space="preserve">) delay = </w:t>
      </w:r>
      <w:proofErr w:type="spellStart"/>
      <w:r>
        <w:rPr>
          <w:rFonts w:ascii="Courier New" w:eastAsia="Courier New" w:hAnsi="Courier New" w:cs="Courier New"/>
        </w:rPr>
        <w:t>ulim</w:t>
      </w:r>
      <w:proofErr w:type="spellEnd"/>
      <w:r>
        <w:rPr>
          <w:rFonts w:ascii="Courier New" w:eastAsia="Courier New" w:hAnsi="Courier New" w:cs="Courier New"/>
        </w:rPr>
        <w:t>;</w:t>
      </w:r>
    </w:p>
    <w:p w14:paraId="1152A963"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if (delay &lt; </w:t>
      </w:r>
      <w:proofErr w:type="spellStart"/>
      <w:r>
        <w:rPr>
          <w:rFonts w:ascii="Courier New" w:eastAsia="Courier New" w:hAnsi="Courier New" w:cs="Courier New"/>
        </w:rPr>
        <w:t>llim</w:t>
      </w:r>
      <w:proofErr w:type="spellEnd"/>
      <w:r>
        <w:rPr>
          <w:rFonts w:ascii="Courier New" w:eastAsia="Courier New" w:hAnsi="Courier New" w:cs="Courier New"/>
        </w:rPr>
        <w:t xml:space="preserve">) delay = </w:t>
      </w:r>
      <w:proofErr w:type="spellStart"/>
      <w:r>
        <w:rPr>
          <w:rFonts w:ascii="Courier New" w:eastAsia="Courier New" w:hAnsi="Courier New" w:cs="Courier New"/>
        </w:rPr>
        <w:t>llim</w:t>
      </w:r>
      <w:proofErr w:type="spellEnd"/>
      <w:r>
        <w:rPr>
          <w:rFonts w:ascii="Courier New" w:eastAsia="Courier New" w:hAnsi="Courier New" w:cs="Courier New"/>
        </w:rPr>
        <w:t>;</w:t>
      </w:r>
    </w:p>
    <w:p w14:paraId="2B39061F" w14:textId="77777777" w:rsidR="00A34E89" w:rsidRDefault="00774C24">
      <w:pPr>
        <w:spacing w:line="276" w:lineRule="auto"/>
        <w:jc w:val="left"/>
        <w:rPr>
          <w:rFonts w:ascii="Courier New" w:eastAsia="Courier New" w:hAnsi="Courier New" w:cs="Courier New"/>
        </w:rPr>
      </w:pPr>
      <w:r>
        <w:rPr>
          <w:rFonts w:ascii="Courier New" w:eastAsia="Courier New" w:hAnsi="Courier New" w:cs="Courier New"/>
        </w:rPr>
        <w:tab/>
        <w:t>}</w:t>
      </w:r>
    </w:p>
    <w:p w14:paraId="45AC8DDB" w14:textId="0A344BB3" w:rsidR="00A34E89" w:rsidRDefault="00774C24">
      <w:pPr>
        <w:spacing w:line="276" w:lineRule="auto"/>
        <w:jc w:val="left"/>
        <w:rPr>
          <w:ins w:id="30" w:author="Larry Pearlstein" w:date="2017-11-25T21:53:00Z"/>
          <w:rFonts w:ascii="Courier New" w:eastAsia="Courier New" w:hAnsi="Courier New" w:cs="Courier New"/>
        </w:rPr>
      </w:pPr>
      <w:r>
        <w:rPr>
          <w:rFonts w:ascii="Courier New" w:eastAsia="Courier New" w:hAnsi="Courier New" w:cs="Courier New"/>
        </w:rPr>
        <w:t>}</w:t>
      </w:r>
    </w:p>
    <w:p w14:paraId="1348D385" w14:textId="6BE73F59" w:rsidR="001D7328" w:rsidRDefault="001D7328">
      <w:pPr>
        <w:spacing w:line="276" w:lineRule="auto"/>
        <w:jc w:val="left"/>
        <w:rPr>
          <w:ins w:id="31" w:author="Larry Pearlstein" w:date="2017-11-25T21:53:00Z"/>
          <w:rFonts w:ascii="Courier New" w:eastAsia="Courier New" w:hAnsi="Courier New" w:cs="Courier New"/>
        </w:rPr>
      </w:pPr>
    </w:p>
    <w:tbl>
      <w:tblPr>
        <w:tblW w:w="9480" w:type="dxa"/>
        <w:tblInd w:w="118" w:type="dxa"/>
        <w:tblLook w:val="04A0" w:firstRow="1" w:lastRow="0" w:firstColumn="1" w:lastColumn="0" w:noHBand="0" w:noVBand="1"/>
      </w:tblPr>
      <w:tblGrid>
        <w:gridCol w:w="4340"/>
        <w:gridCol w:w="3060"/>
        <w:gridCol w:w="960"/>
        <w:gridCol w:w="1120"/>
      </w:tblGrid>
      <w:tr w:rsidR="006745EB" w:rsidRPr="006745EB" w14:paraId="2BEF3003" w14:textId="77777777" w:rsidTr="006745EB">
        <w:trPr>
          <w:trHeight w:val="255"/>
          <w:ins w:id="32" w:author="Larry Pearlstein" w:date="2017-11-25T21:53:00Z"/>
        </w:trPr>
        <w:tc>
          <w:tcPr>
            <w:tcW w:w="4340" w:type="dxa"/>
            <w:tcBorders>
              <w:top w:val="single" w:sz="8" w:space="0" w:color="auto"/>
              <w:left w:val="single" w:sz="8" w:space="0" w:color="auto"/>
              <w:bottom w:val="double" w:sz="6" w:space="0" w:color="auto"/>
              <w:right w:val="single" w:sz="4" w:space="0" w:color="auto"/>
            </w:tcBorders>
            <w:shd w:val="clear" w:color="000000" w:fill="FCE4D6"/>
            <w:noWrap/>
            <w:vAlign w:val="bottom"/>
            <w:hideMark/>
          </w:tcPr>
          <w:p w14:paraId="0EDB3F6D"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left"/>
              <w:rPr>
                <w:ins w:id="33" w:author="Larry Pearlstein" w:date="2017-11-25T21:53:00Z"/>
                <w:rFonts w:ascii="Calibri" w:hAnsi="Calibri"/>
                <w:b/>
                <w:bCs/>
                <w:sz w:val="18"/>
                <w:szCs w:val="18"/>
                <w:lang w:val="en-US"/>
              </w:rPr>
            </w:pPr>
            <w:ins w:id="34" w:author="Larry Pearlstein" w:date="2017-11-25T21:53:00Z">
              <w:r w:rsidRPr="006745EB">
                <w:rPr>
                  <w:rFonts w:ascii="Calibri" w:hAnsi="Calibri"/>
                  <w:b/>
                  <w:bCs/>
                  <w:sz w:val="18"/>
                  <w:szCs w:val="18"/>
                  <w:lang w:val="en-US"/>
                </w:rPr>
                <w:t>Item</w:t>
              </w:r>
            </w:ins>
          </w:p>
        </w:tc>
        <w:tc>
          <w:tcPr>
            <w:tcW w:w="3060" w:type="dxa"/>
            <w:tcBorders>
              <w:top w:val="single" w:sz="8" w:space="0" w:color="auto"/>
              <w:left w:val="nil"/>
              <w:bottom w:val="double" w:sz="6" w:space="0" w:color="auto"/>
              <w:right w:val="single" w:sz="4" w:space="0" w:color="auto"/>
            </w:tcBorders>
            <w:shd w:val="clear" w:color="000000" w:fill="FCE4D6"/>
            <w:noWrap/>
            <w:vAlign w:val="bottom"/>
            <w:hideMark/>
          </w:tcPr>
          <w:p w14:paraId="0C1CF7EA"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left"/>
              <w:rPr>
                <w:ins w:id="35" w:author="Larry Pearlstein" w:date="2017-11-25T21:53:00Z"/>
                <w:rFonts w:ascii="Calibri" w:hAnsi="Calibri"/>
                <w:b/>
                <w:bCs/>
                <w:sz w:val="18"/>
                <w:szCs w:val="18"/>
                <w:lang w:val="en-US"/>
              </w:rPr>
            </w:pPr>
            <w:ins w:id="36" w:author="Larry Pearlstein" w:date="2017-11-25T21:53:00Z">
              <w:r w:rsidRPr="006745EB">
                <w:rPr>
                  <w:rFonts w:ascii="Calibri" w:hAnsi="Calibri"/>
                  <w:b/>
                  <w:bCs/>
                  <w:sz w:val="18"/>
                  <w:szCs w:val="18"/>
                  <w:lang w:val="en-US"/>
                </w:rPr>
                <w:t>Expected</w:t>
              </w:r>
            </w:ins>
          </w:p>
        </w:tc>
        <w:tc>
          <w:tcPr>
            <w:tcW w:w="960" w:type="dxa"/>
            <w:tcBorders>
              <w:top w:val="single" w:sz="8" w:space="0" w:color="auto"/>
              <w:left w:val="nil"/>
              <w:bottom w:val="double" w:sz="6" w:space="0" w:color="auto"/>
              <w:right w:val="single" w:sz="4" w:space="0" w:color="auto"/>
            </w:tcBorders>
            <w:shd w:val="clear" w:color="000000" w:fill="FCE4D6"/>
            <w:noWrap/>
            <w:vAlign w:val="bottom"/>
            <w:hideMark/>
          </w:tcPr>
          <w:p w14:paraId="4E5F9224"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left"/>
              <w:rPr>
                <w:ins w:id="37" w:author="Larry Pearlstein" w:date="2017-11-25T21:53:00Z"/>
                <w:rFonts w:ascii="Calibri" w:hAnsi="Calibri"/>
                <w:b/>
                <w:bCs/>
                <w:sz w:val="18"/>
                <w:szCs w:val="18"/>
                <w:lang w:val="en-US"/>
              </w:rPr>
            </w:pPr>
            <w:ins w:id="38" w:author="Larry Pearlstein" w:date="2017-11-25T21:53:00Z">
              <w:r w:rsidRPr="006745EB">
                <w:rPr>
                  <w:rFonts w:ascii="Calibri" w:hAnsi="Calibri"/>
                  <w:b/>
                  <w:bCs/>
                  <w:sz w:val="18"/>
                  <w:szCs w:val="18"/>
                  <w:lang w:val="en-US"/>
                </w:rPr>
                <w:t>Points</w:t>
              </w:r>
            </w:ins>
          </w:p>
        </w:tc>
        <w:tc>
          <w:tcPr>
            <w:tcW w:w="1120" w:type="dxa"/>
            <w:tcBorders>
              <w:top w:val="single" w:sz="8" w:space="0" w:color="auto"/>
              <w:left w:val="nil"/>
              <w:bottom w:val="double" w:sz="6" w:space="0" w:color="auto"/>
              <w:right w:val="single" w:sz="8" w:space="0" w:color="auto"/>
            </w:tcBorders>
            <w:shd w:val="clear" w:color="000000" w:fill="FCE4D6"/>
            <w:vAlign w:val="bottom"/>
            <w:hideMark/>
          </w:tcPr>
          <w:p w14:paraId="43764984"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left"/>
              <w:rPr>
                <w:ins w:id="39" w:author="Larry Pearlstein" w:date="2017-11-25T21:53:00Z"/>
                <w:rFonts w:ascii="Calibri" w:hAnsi="Calibri"/>
                <w:b/>
                <w:bCs/>
                <w:sz w:val="18"/>
                <w:szCs w:val="18"/>
                <w:lang w:val="en-US"/>
              </w:rPr>
            </w:pPr>
            <w:ins w:id="40" w:author="Larry Pearlstein" w:date="2017-11-25T21:53:00Z">
              <w:r w:rsidRPr="006745EB">
                <w:rPr>
                  <w:rFonts w:ascii="Calibri" w:hAnsi="Calibri"/>
                  <w:b/>
                  <w:bCs/>
                  <w:sz w:val="18"/>
                  <w:szCs w:val="18"/>
                  <w:lang w:val="en-US"/>
                </w:rPr>
                <w:t>Pts. Available</w:t>
              </w:r>
            </w:ins>
          </w:p>
        </w:tc>
      </w:tr>
      <w:tr w:rsidR="006745EB" w:rsidRPr="006745EB" w14:paraId="5C5C186E" w14:textId="77777777" w:rsidTr="006745EB">
        <w:trPr>
          <w:trHeight w:val="255"/>
          <w:ins w:id="41" w:author="Larry Pearlstein" w:date="2017-11-25T21:53:00Z"/>
        </w:trPr>
        <w:tc>
          <w:tcPr>
            <w:tcW w:w="4340" w:type="dxa"/>
            <w:tcBorders>
              <w:top w:val="nil"/>
              <w:left w:val="single" w:sz="8" w:space="0" w:color="auto"/>
              <w:bottom w:val="single" w:sz="4" w:space="0" w:color="auto"/>
              <w:right w:val="single" w:sz="4" w:space="0" w:color="auto"/>
            </w:tcBorders>
            <w:shd w:val="clear" w:color="000000" w:fill="FCE4D6"/>
            <w:noWrap/>
            <w:vAlign w:val="bottom"/>
            <w:hideMark/>
          </w:tcPr>
          <w:p w14:paraId="12119B84"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left"/>
              <w:rPr>
                <w:ins w:id="42" w:author="Larry Pearlstein" w:date="2017-11-25T21:53:00Z"/>
                <w:rFonts w:ascii="Calibri" w:hAnsi="Calibri"/>
                <w:sz w:val="18"/>
                <w:szCs w:val="18"/>
                <w:lang w:val="en-US"/>
              </w:rPr>
            </w:pPr>
            <w:ins w:id="43" w:author="Larry Pearlstein" w:date="2017-11-25T21:53:00Z">
              <w:r w:rsidRPr="006745EB">
                <w:rPr>
                  <w:rFonts w:ascii="Calibri" w:hAnsi="Calibri"/>
                  <w:sz w:val="18"/>
                  <w:szCs w:val="18"/>
                  <w:lang w:val="en-US"/>
                </w:rPr>
                <w:t>Cover sheet</w:t>
              </w:r>
            </w:ins>
          </w:p>
        </w:tc>
        <w:tc>
          <w:tcPr>
            <w:tcW w:w="3060" w:type="dxa"/>
            <w:tcBorders>
              <w:top w:val="nil"/>
              <w:left w:val="nil"/>
              <w:bottom w:val="single" w:sz="4" w:space="0" w:color="auto"/>
              <w:right w:val="single" w:sz="4" w:space="0" w:color="auto"/>
            </w:tcBorders>
            <w:shd w:val="clear" w:color="000000" w:fill="FCE4D6"/>
            <w:noWrap/>
            <w:vAlign w:val="bottom"/>
            <w:hideMark/>
          </w:tcPr>
          <w:p w14:paraId="4887C1D0"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left"/>
              <w:rPr>
                <w:ins w:id="44" w:author="Larry Pearlstein" w:date="2017-11-25T21:53:00Z"/>
                <w:rFonts w:ascii="Calibri" w:hAnsi="Calibri"/>
                <w:sz w:val="18"/>
                <w:szCs w:val="18"/>
                <w:lang w:val="en-US"/>
              </w:rPr>
            </w:pPr>
            <w:ins w:id="45" w:author="Larry Pearlstein" w:date="2017-11-25T21:53:00Z">
              <w:r w:rsidRPr="006745EB">
                <w:rPr>
                  <w:rFonts w:ascii="Calibri" w:hAnsi="Calibri"/>
                  <w:sz w:val="18"/>
                  <w:szCs w:val="18"/>
                  <w:lang w:val="en-US"/>
                </w:rPr>
                <w:t> </w:t>
              </w:r>
            </w:ins>
          </w:p>
        </w:tc>
        <w:tc>
          <w:tcPr>
            <w:tcW w:w="960" w:type="dxa"/>
            <w:tcBorders>
              <w:top w:val="nil"/>
              <w:left w:val="nil"/>
              <w:bottom w:val="single" w:sz="4" w:space="0" w:color="auto"/>
              <w:right w:val="single" w:sz="4" w:space="0" w:color="auto"/>
            </w:tcBorders>
            <w:shd w:val="clear" w:color="000000" w:fill="FCE4D6"/>
            <w:noWrap/>
            <w:vAlign w:val="bottom"/>
            <w:hideMark/>
          </w:tcPr>
          <w:p w14:paraId="1B231E82"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right"/>
              <w:rPr>
                <w:ins w:id="46" w:author="Larry Pearlstein" w:date="2017-11-25T21:53:00Z"/>
                <w:rFonts w:ascii="Calibri" w:hAnsi="Calibri"/>
                <w:sz w:val="18"/>
                <w:szCs w:val="18"/>
                <w:lang w:val="en-US"/>
              </w:rPr>
            </w:pPr>
            <w:ins w:id="47" w:author="Larry Pearlstein" w:date="2017-11-25T21:53:00Z">
              <w:r w:rsidRPr="006745EB">
                <w:rPr>
                  <w:rFonts w:ascii="Calibri" w:hAnsi="Calibri"/>
                  <w:sz w:val="18"/>
                  <w:szCs w:val="18"/>
                  <w:lang w:val="en-US"/>
                </w:rPr>
                <w:t>0.5</w:t>
              </w:r>
            </w:ins>
          </w:p>
        </w:tc>
        <w:tc>
          <w:tcPr>
            <w:tcW w:w="1120" w:type="dxa"/>
            <w:tcBorders>
              <w:top w:val="nil"/>
              <w:left w:val="nil"/>
              <w:bottom w:val="single" w:sz="4" w:space="0" w:color="auto"/>
              <w:right w:val="single" w:sz="8" w:space="0" w:color="auto"/>
            </w:tcBorders>
            <w:shd w:val="clear" w:color="000000" w:fill="FCE4D6"/>
            <w:noWrap/>
            <w:vAlign w:val="bottom"/>
            <w:hideMark/>
          </w:tcPr>
          <w:p w14:paraId="2D5621D1"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right"/>
              <w:rPr>
                <w:ins w:id="48" w:author="Larry Pearlstein" w:date="2017-11-25T21:53:00Z"/>
                <w:rFonts w:ascii="Calibri" w:hAnsi="Calibri"/>
                <w:sz w:val="18"/>
                <w:szCs w:val="18"/>
                <w:lang w:val="en-US"/>
              </w:rPr>
            </w:pPr>
            <w:ins w:id="49" w:author="Larry Pearlstein" w:date="2017-11-25T21:53:00Z">
              <w:r w:rsidRPr="006745EB">
                <w:rPr>
                  <w:rFonts w:ascii="Calibri" w:hAnsi="Calibri"/>
                  <w:sz w:val="18"/>
                  <w:szCs w:val="18"/>
                  <w:lang w:val="en-US"/>
                </w:rPr>
                <w:t>0.5</w:t>
              </w:r>
            </w:ins>
          </w:p>
        </w:tc>
      </w:tr>
      <w:tr w:rsidR="006745EB" w:rsidRPr="006745EB" w14:paraId="5EC0A8DA" w14:textId="77777777" w:rsidTr="006745EB">
        <w:trPr>
          <w:trHeight w:val="720"/>
          <w:ins w:id="50" w:author="Larry Pearlstein" w:date="2017-11-25T21:53:00Z"/>
        </w:trPr>
        <w:tc>
          <w:tcPr>
            <w:tcW w:w="4340" w:type="dxa"/>
            <w:tcBorders>
              <w:top w:val="nil"/>
              <w:left w:val="single" w:sz="8" w:space="0" w:color="auto"/>
              <w:bottom w:val="single" w:sz="4" w:space="0" w:color="auto"/>
              <w:right w:val="single" w:sz="4" w:space="0" w:color="auto"/>
            </w:tcBorders>
            <w:shd w:val="clear" w:color="000000" w:fill="FCE4D6"/>
            <w:vAlign w:val="bottom"/>
            <w:hideMark/>
          </w:tcPr>
          <w:p w14:paraId="54221511"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left"/>
              <w:rPr>
                <w:ins w:id="51" w:author="Larry Pearlstein" w:date="2017-11-25T21:53:00Z"/>
                <w:rFonts w:ascii="Calibri" w:hAnsi="Calibri"/>
                <w:sz w:val="18"/>
                <w:szCs w:val="18"/>
                <w:lang w:val="en-US"/>
              </w:rPr>
            </w:pPr>
            <w:ins w:id="52" w:author="Larry Pearlstein" w:date="2017-11-25T21:53:00Z">
              <w:r w:rsidRPr="006745EB">
                <w:rPr>
                  <w:rFonts w:ascii="Calibri" w:hAnsi="Calibri"/>
                  <w:sz w:val="18"/>
                  <w:szCs w:val="18"/>
                  <w:lang w:val="en-US"/>
                </w:rPr>
                <w:t xml:space="preserve">Table 1 - latency range vs. animation rate when sq. wave </w:t>
              </w:r>
              <w:proofErr w:type="spellStart"/>
              <w:r w:rsidRPr="006745EB">
                <w:rPr>
                  <w:rFonts w:ascii="Calibri" w:hAnsi="Calibri"/>
                  <w:sz w:val="18"/>
                  <w:szCs w:val="18"/>
                  <w:lang w:val="en-US"/>
                </w:rPr>
                <w:t>freq</w:t>
              </w:r>
              <w:proofErr w:type="spellEnd"/>
              <w:r w:rsidRPr="006745EB">
                <w:rPr>
                  <w:rFonts w:ascii="Calibri" w:hAnsi="Calibri"/>
                  <w:sz w:val="18"/>
                  <w:szCs w:val="18"/>
                  <w:lang w:val="en-US"/>
                </w:rPr>
                <w:t xml:space="preserve">=10Hz, no </w:t>
              </w:r>
              <w:proofErr w:type="spellStart"/>
              <w:r w:rsidRPr="006745EB">
                <w:rPr>
                  <w:rFonts w:ascii="Calibri" w:hAnsi="Calibri"/>
                  <w:sz w:val="18"/>
                  <w:szCs w:val="18"/>
                  <w:lang w:val="en-US"/>
                </w:rPr>
                <w:t>intr</w:t>
              </w:r>
              <w:proofErr w:type="spellEnd"/>
            </w:ins>
          </w:p>
        </w:tc>
        <w:tc>
          <w:tcPr>
            <w:tcW w:w="3060" w:type="dxa"/>
            <w:tcBorders>
              <w:top w:val="nil"/>
              <w:left w:val="nil"/>
              <w:bottom w:val="single" w:sz="4" w:space="0" w:color="auto"/>
              <w:right w:val="single" w:sz="4" w:space="0" w:color="auto"/>
            </w:tcBorders>
            <w:shd w:val="clear" w:color="000000" w:fill="FCE4D6"/>
            <w:vAlign w:val="bottom"/>
            <w:hideMark/>
          </w:tcPr>
          <w:p w14:paraId="3A8F169A"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left"/>
              <w:rPr>
                <w:ins w:id="53" w:author="Larry Pearlstein" w:date="2017-11-25T21:53:00Z"/>
                <w:rFonts w:ascii="Calibri" w:hAnsi="Calibri"/>
                <w:sz w:val="18"/>
                <w:szCs w:val="18"/>
                <w:lang w:val="en-US"/>
              </w:rPr>
            </w:pPr>
            <w:ins w:id="54" w:author="Larry Pearlstein" w:date="2017-11-25T21:53:00Z">
              <w:r w:rsidRPr="006745EB">
                <w:rPr>
                  <w:rFonts w:ascii="Calibri" w:hAnsi="Calibri"/>
                  <w:sz w:val="18"/>
                  <w:szCs w:val="18"/>
                  <w:lang w:val="en-US"/>
                </w:rPr>
                <w:t xml:space="preserve">Approximately 0 </w:t>
              </w:r>
              <w:proofErr w:type="spellStart"/>
              <w:r w:rsidRPr="006745EB">
                <w:rPr>
                  <w:rFonts w:ascii="Calibri" w:hAnsi="Calibri"/>
                  <w:sz w:val="18"/>
                  <w:szCs w:val="18"/>
                  <w:lang w:val="en-US"/>
                </w:rPr>
                <w:t>ms</w:t>
              </w:r>
              <w:proofErr w:type="spellEnd"/>
              <w:r w:rsidRPr="006745EB">
                <w:rPr>
                  <w:rFonts w:ascii="Calibri" w:hAnsi="Calibri"/>
                  <w:sz w:val="18"/>
                  <w:szCs w:val="18"/>
                  <w:lang w:val="en-US"/>
                </w:rPr>
                <w:t xml:space="preserve"> to animation period, for several animation periods</w:t>
              </w:r>
            </w:ins>
          </w:p>
        </w:tc>
        <w:tc>
          <w:tcPr>
            <w:tcW w:w="960" w:type="dxa"/>
            <w:tcBorders>
              <w:top w:val="nil"/>
              <w:left w:val="nil"/>
              <w:bottom w:val="single" w:sz="4" w:space="0" w:color="auto"/>
              <w:right w:val="single" w:sz="4" w:space="0" w:color="auto"/>
            </w:tcBorders>
            <w:shd w:val="clear" w:color="000000" w:fill="FCE4D6"/>
            <w:noWrap/>
            <w:vAlign w:val="bottom"/>
            <w:hideMark/>
          </w:tcPr>
          <w:p w14:paraId="1E62DB3A"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right"/>
              <w:rPr>
                <w:ins w:id="55" w:author="Larry Pearlstein" w:date="2017-11-25T21:53:00Z"/>
                <w:rFonts w:ascii="Calibri" w:hAnsi="Calibri"/>
                <w:sz w:val="18"/>
                <w:szCs w:val="18"/>
                <w:lang w:val="en-US"/>
              </w:rPr>
            </w:pPr>
            <w:ins w:id="56" w:author="Larry Pearlstein" w:date="2017-11-25T21:53:00Z">
              <w:r w:rsidRPr="006745EB">
                <w:rPr>
                  <w:rFonts w:ascii="Calibri" w:hAnsi="Calibri"/>
                  <w:sz w:val="18"/>
                  <w:szCs w:val="18"/>
                  <w:lang w:val="en-US"/>
                </w:rPr>
                <w:t>1</w:t>
              </w:r>
            </w:ins>
          </w:p>
        </w:tc>
        <w:tc>
          <w:tcPr>
            <w:tcW w:w="1120" w:type="dxa"/>
            <w:tcBorders>
              <w:top w:val="nil"/>
              <w:left w:val="nil"/>
              <w:bottom w:val="single" w:sz="4" w:space="0" w:color="auto"/>
              <w:right w:val="single" w:sz="8" w:space="0" w:color="auto"/>
            </w:tcBorders>
            <w:shd w:val="clear" w:color="000000" w:fill="FCE4D6"/>
            <w:noWrap/>
            <w:vAlign w:val="bottom"/>
            <w:hideMark/>
          </w:tcPr>
          <w:p w14:paraId="51810C46"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right"/>
              <w:rPr>
                <w:ins w:id="57" w:author="Larry Pearlstein" w:date="2017-11-25T21:53:00Z"/>
                <w:rFonts w:ascii="Calibri" w:hAnsi="Calibri"/>
                <w:sz w:val="18"/>
                <w:szCs w:val="18"/>
                <w:lang w:val="en-US"/>
              </w:rPr>
            </w:pPr>
            <w:ins w:id="58" w:author="Larry Pearlstein" w:date="2017-11-25T21:53:00Z">
              <w:r w:rsidRPr="006745EB">
                <w:rPr>
                  <w:rFonts w:ascii="Calibri" w:hAnsi="Calibri"/>
                  <w:sz w:val="18"/>
                  <w:szCs w:val="18"/>
                  <w:lang w:val="en-US"/>
                </w:rPr>
                <w:t>1</w:t>
              </w:r>
            </w:ins>
          </w:p>
        </w:tc>
      </w:tr>
      <w:tr w:rsidR="006745EB" w:rsidRPr="006745EB" w14:paraId="27C843E4" w14:textId="77777777" w:rsidTr="006745EB">
        <w:trPr>
          <w:trHeight w:val="720"/>
          <w:ins w:id="59" w:author="Larry Pearlstein" w:date="2017-11-25T21:53:00Z"/>
        </w:trPr>
        <w:tc>
          <w:tcPr>
            <w:tcW w:w="4340" w:type="dxa"/>
            <w:tcBorders>
              <w:top w:val="nil"/>
              <w:left w:val="single" w:sz="8" w:space="0" w:color="auto"/>
              <w:bottom w:val="single" w:sz="4" w:space="0" w:color="auto"/>
              <w:right w:val="single" w:sz="4" w:space="0" w:color="auto"/>
            </w:tcBorders>
            <w:shd w:val="clear" w:color="000000" w:fill="FCE4D6"/>
            <w:vAlign w:val="bottom"/>
            <w:hideMark/>
          </w:tcPr>
          <w:p w14:paraId="201AA1B8"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left"/>
              <w:rPr>
                <w:ins w:id="60" w:author="Larry Pearlstein" w:date="2017-11-25T21:53:00Z"/>
                <w:rFonts w:ascii="Calibri" w:hAnsi="Calibri"/>
                <w:sz w:val="18"/>
                <w:szCs w:val="18"/>
                <w:lang w:val="en-US"/>
              </w:rPr>
            </w:pPr>
            <w:ins w:id="61" w:author="Larry Pearlstein" w:date="2017-11-25T21:53:00Z">
              <w:r w:rsidRPr="006745EB">
                <w:rPr>
                  <w:rFonts w:ascii="Calibri" w:hAnsi="Calibri"/>
                  <w:sz w:val="18"/>
                  <w:szCs w:val="18"/>
                  <w:lang w:val="en-US"/>
                </w:rPr>
                <w:t xml:space="preserve">Table 2 - latencies at varying sq. wave rates, with </w:t>
              </w:r>
              <w:proofErr w:type="spellStart"/>
              <w:r w:rsidRPr="006745EB">
                <w:rPr>
                  <w:rFonts w:ascii="Calibri" w:hAnsi="Calibri"/>
                  <w:sz w:val="18"/>
                  <w:szCs w:val="18"/>
                  <w:lang w:val="en-US"/>
                </w:rPr>
                <w:t>intr</w:t>
              </w:r>
              <w:proofErr w:type="spellEnd"/>
            </w:ins>
          </w:p>
        </w:tc>
        <w:tc>
          <w:tcPr>
            <w:tcW w:w="3060" w:type="dxa"/>
            <w:tcBorders>
              <w:top w:val="nil"/>
              <w:left w:val="nil"/>
              <w:bottom w:val="single" w:sz="4" w:space="0" w:color="auto"/>
              <w:right w:val="single" w:sz="4" w:space="0" w:color="auto"/>
            </w:tcBorders>
            <w:shd w:val="clear" w:color="000000" w:fill="FCE4D6"/>
            <w:vAlign w:val="bottom"/>
            <w:hideMark/>
          </w:tcPr>
          <w:p w14:paraId="38BAC040"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left"/>
              <w:rPr>
                <w:ins w:id="62" w:author="Larry Pearlstein" w:date="2017-11-25T21:53:00Z"/>
                <w:rFonts w:ascii="Calibri" w:hAnsi="Calibri"/>
                <w:sz w:val="18"/>
                <w:szCs w:val="18"/>
                <w:lang w:val="en-US"/>
              </w:rPr>
            </w:pPr>
            <w:ins w:id="63" w:author="Larry Pearlstein" w:date="2017-11-25T21:53:00Z">
              <w:r w:rsidRPr="006745EB">
                <w:rPr>
                  <w:rFonts w:ascii="Calibri" w:hAnsi="Calibri"/>
                  <w:sz w:val="18"/>
                  <w:szCs w:val="18"/>
                  <w:lang w:val="en-US"/>
                </w:rPr>
                <w:t xml:space="preserve">About 1.6 </w:t>
              </w:r>
              <w:proofErr w:type="spellStart"/>
              <w:r w:rsidRPr="006745EB">
                <w:rPr>
                  <w:rFonts w:ascii="Calibri" w:hAnsi="Calibri"/>
                  <w:sz w:val="18"/>
                  <w:szCs w:val="18"/>
                  <w:lang w:val="en-US"/>
                </w:rPr>
                <w:t>usec</w:t>
              </w:r>
              <w:proofErr w:type="spellEnd"/>
              <w:r w:rsidRPr="006745EB">
                <w:rPr>
                  <w:rFonts w:ascii="Calibri" w:hAnsi="Calibri"/>
                  <w:sz w:val="18"/>
                  <w:szCs w:val="18"/>
                  <w:lang w:val="en-US"/>
                </w:rPr>
                <w:t>, independent of square wave rate, and independent of animation rate.</w:t>
              </w:r>
            </w:ins>
          </w:p>
        </w:tc>
        <w:tc>
          <w:tcPr>
            <w:tcW w:w="960" w:type="dxa"/>
            <w:tcBorders>
              <w:top w:val="nil"/>
              <w:left w:val="nil"/>
              <w:bottom w:val="single" w:sz="4" w:space="0" w:color="auto"/>
              <w:right w:val="single" w:sz="4" w:space="0" w:color="auto"/>
            </w:tcBorders>
            <w:shd w:val="clear" w:color="000000" w:fill="FCE4D6"/>
            <w:noWrap/>
            <w:vAlign w:val="bottom"/>
            <w:hideMark/>
          </w:tcPr>
          <w:p w14:paraId="6F6E17C3"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right"/>
              <w:rPr>
                <w:ins w:id="64" w:author="Larry Pearlstein" w:date="2017-11-25T21:53:00Z"/>
                <w:rFonts w:ascii="Calibri" w:hAnsi="Calibri"/>
                <w:sz w:val="18"/>
                <w:szCs w:val="18"/>
                <w:lang w:val="en-US"/>
              </w:rPr>
            </w:pPr>
            <w:ins w:id="65" w:author="Larry Pearlstein" w:date="2017-11-25T21:53:00Z">
              <w:r w:rsidRPr="006745EB">
                <w:rPr>
                  <w:rFonts w:ascii="Calibri" w:hAnsi="Calibri"/>
                  <w:sz w:val="18"/>
                  <w:szCs w:val="18"/>
                  <w:lang w:val="en-US"/>
                </w:rPr>
                <w:t>0.7</w:t>
              </w:r>
            </w:ins>
          </w:p>
        </w:tc>
        <w:tc>
          <w:tcPr>
            <w:tcW w:w="1120" w:type="dxa"/>
            <w:tcBorders>
              <w:top w:val="nil"/>
              <w:left w:val="nil"/>
              <w:bottom w:val="single" w:sz="4" w:space="0" w:color="auto"/>
              <w:right w:val="single" w:sz="8" w:space="0" w:color="auto"/>
            </w:tcBorders>
            <w:shd w:val="clear" w:color="000000" w:fill="FCE4D6"/>
            <w:noWrap/>
            <w:vAlign w:val="bottom"/>
            <w:hideMark/>
          </w:tcPr>
          <w:p w14:paraId="6D927CBD"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right"/>
              <w:rPr>
                <w:ins w:id="66" w:author="Larry Pearlstein" w:date="2017-11-25T21:53:00Z"/>
                <w:rFonts w:ascii="Calibri" w:hAnsi="Calibri"/>
                <w:sz w:val="18"/>
                <w:szCs w:val="18"/>
                <w:lang w:val="en-US"/>
              </w:rPr>
            </w:pPr>
            <w:ins w:id="67" w:author="Larry Pearlstein" w:date="2017-11-25T21:53:00Z">
              <w:r w:rsidRPr="006745EB">
                <w:rPr>
                  <w:rFonts w:ascii="Calibri" w:hAnsi="Calibri"/>
                  <w:sz w:val="18"/>
                  <w:szCs w:val="18"/>
                  <w:lang w:val="en-US"/>
                </w:rPr>
                <w:t>1</w:t>
              </w:r>
            </w:ins>
          </w:p>
        </w:tc>
      </w:tr>
      <w:tr w:rsidR="006745EB" w:rsidRPr="006745EB" w14:paraId="258ED4A8" w14:textId="77777777" w:rsidTr="006745EB">
        <w:trPr>
          <w:trHeight w:val="1200"/>
          <w:ins w:id="68" w:author="Larry Pearlstein" w:date="2017-11-25T21:53:00Z"/>
        </w:trPr>
        <w:tc>
          <w:tcPr>
            <w:tcW w:w="4340" w:type="dxa"/>
            <w:tcBorders>
              <w:top w:val="nil"/>
              <w:left w:val="single" w:sz="8" w:space="0" w:color="auto"/>
              <w:bottom w:val="single" w:sz="4" w:space="0" w:color="auto"/>
              <w:right w:val="single" w:sz="4" w:space="0" w:color="auto"/>
            </w:tcBorders>
            <w:shd w:val="clear" w:color="000000" w:fill="FCE4D6"/>
            <w:vAlign w:val="bottom"/>
            <w:hideMark/>
          </w:tcPr>
          <w:p w14:paraId="48E14497"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left"/>
              <w:rPr>
                <w:ins w:id="69" w:author="Larry Pearlstein" w:date="2017-11-25T21:53:00Z"/>
                <w:rFonts w:ascii="Calibri" w:hAnsi="Calibri"/>
                <w:sz w:val="18"/>
                <w:szCs w:val="18"/>
                <w:lang w:val="en-US"/>
              </w:rPr>
            </w:pPr>
            <w:ins w:id="70" w:author="Larry Pearlstein" w:date="2017-11-25T21:53:00Z">
              <w:r w:rsidRPr="006745EB">
                <w:rPr>
                  <w:rFonts w:ascii="Calibri" w:hAnsi="Calibri"/>
                  <w:sz w:val="18"/>
                  <w:szCs w:val="18"/>
                  <w:lang w:val="en-US"/>
                </w:rPr>
                <w:lastRenderedPageBreak/>
                <w:t>During Part 2, at what rate did animation cease altogether?  Why</w:t>
              </w:r>
            </w:ins>
          </w:p>
        </w:tc>
        <w:tc>
          <w:tcPr>
            <w:tcW w:w="3060" w:type="dxa"/>
            <w:tcBorders>
              <w:top w:val="nil"/>
              <w:left w:val="nil"/>
              <w:bottom w:val="single" w:sz="4" w:space="0" w:color="auto"/>
              <w:right w:val="single" w:sz="4" w:space="0" w:color="auto"/>
            </w:tcBorders>
            <w:shd w:val="clear" w:color="000000" w:fill="FCE4D6"/>
            <w:vAlign w:val="bottom"/>
            <w:hideMark/>
          </w:tcPr>
          <w:p w14:paraId="051128A1"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left"/>
              <w:rPr>
                <w:ins w:id="71" w:author="Larry Pearlstein" w:date="2017-11-25T21:53:00Z"/>
                <w:rFonts w:ascii="Calibri" w:hAnsi="Calibri"/>
                <w:sz w:val="18"/>
                <w:szCs w:val="18"/>
                <w:lang w:val="en-US"/>
              </w:rPr>
            </w:pPr>
            <w:ins w:id="72" w:author="Larry Pearlstein" w:date="2017-11-25T21:53:00Z">
              <w:r w:rsidRPr="006745EB">
                <w:rPr>
                  <w:rFonts w:ascii="Calibri" w:hAnsi="Calibri"/>
                  <w:sz w:val="18"/>
                  <w:szCs w:val="18"/>
                  <w:lang w:val="en-US"/>
                </w:rPr>
                <w:t>When the edge toggle period is equal to the time required by the ISR then the foreground routine will fail to get any cycles, and animation ceases.</w:t>
              </w:r>
            </w:ins>
          </w:p>
        </w:tc>
        <w:tc>
          <w:tcPr>
            <w:tcW w:w="960" w:type="dxa"/>
            <w:tcBorders>
              <w:top w:val="nil"/>
              <w:left w:val="nil"/>
              <w:bottom w:val="single" w:sz="4" w:space="0" w:color="auto"/>
              <w:right w:val="single" w:sz="4" w:space="0" w:color="auto"/>
            </w:tcBorders>
            <w:shd w:val="clear" w:color="000000" w:fill="FCE4D6"/>
            <w:noWrap/>
            <w:vAlign w:val="bottom"/>
            <w:hideMark/>
          </w:tcPr>
          <w:p w14:paraId="7E505ECF"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right"/>
              <w:rPr>
                <w:ins w:id="73" w:author="Larry Pearlstein" w:date="2017-11-25T21:53:00Z"/>
                <w:rFonts w:ascii="Calibri" w:hAnsi="Calibri"/>
                <w:sz w:val="18"/>
                <w:szCs w:val="18"/>
                <w:lang w:val="en-US"/>
              </w:rPr>
            </w:pPr>
            <w:ins w:id="74" w:author="Larry Pearlstein" w:date="2017-11-25T21:53:00Z">
              <w:r w:rsidRPr="006745EB">
                <w:rPr>
                  <w:rFonts w:ascii="Calibri" w:hAnsi="Calibri"/>
                  <w:sz w:val="18"/>
                  <w:szCs w:val="18"/>
                  <w:lang w:val="en-US"/>
                </w:rPr>
                <w:t>0.7</w:t>
              </w:r>
            </w:ins>
          </w:p>
        </w:tc>
        <w:tc>
          <w:tcPr>
            <w:tcW w:w="1120" w:type="dxa"/>
            <w:tcBorders>
              <w:top w:val="nil"/>
              <w:left w:val="nil"/>
              <w:bottom w:val="single" w:sz="4" w:space="0" w:color="auto"/>
              <w:right w:val="single" w:sz="8" w:space="0" w:color="auto"/>
            </w:tcBorders>
            <w:shd w:val="clear" w:color="000000" w:fill="FCE4D6"/>
            <w:noWrap/>
            <w:vAlign w:val="bottom"/>
            <w:hideMark/>
          </w:tcPr>
          <w:p w14:paraId="6C521F7C"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right"/>
              <w:rPr>
                <w:ins w:id="75" w:author="Larry Pearlstein" w:date="2017-11-25T21:53:00Z"/>
                <w:rFonts w:ascii="Calibri" w:hAnsi="Calibri"/>
                <w:sz w:val="18"/>
                <w:szCs w:val="18"/>
                <w:lang w:val="en-US"/>
              </w:rPr>
            </w:pPr>
            <w:ins w:id="76" w:author="Larry Pearlstein" w:date="2017-11-25T21:53:00Z">
              <w:r w:rsidRPr="006745EB">
                <w:rPr>
                  <w:rFonts w:ascii="Calibri" w:hAnsi="Calibri"/>
                  <w:sz w:val="18"/>
                  <w:szCs w:val="18"/>
                  <w:lang w:val="en-US"/>
                </w:rPr>
                <w:t>1</w:t>
              </w:r>
            </w:ins>
          </w:p>
        </w:tc>
      </w:tr>
      <w:tr w:rsidR="006745EB" w:rsidRPr="006745EB" w14:paraId="14EA47E6" w14:textId="77777777" w:rsidTr="006745EB">
        <w:trPr>
          <w:trHeight w:val="480"/>
          <w:ins w:id="77" w:author="Larry Pearlstein" w:date="2017-11-25T21:53:00Z"/>
        </w:trPr>
        <w:tc>
          <w:tcPr>
            <w:tcW w:w="4340" w:type="dxa"/>
            <w:tcBorders>
              <w:top w:val="nil"/>
              <w:left w:val="single" w:sz="8" w:space="0" w:color="auto"/>
              <w:bottom w:val="single" w:sz="4" w:space="0" w:color="auto"/>
              <w:right w:val="single" w:sz="4" w:space="0" w:color="auto"/>
            </w:tcBorders>
            <w:shd w:val="clear" w:color="000000" w:fill="FCE4D6"/>
            <w:vAlign w:val="bottom"/>
            <w:hideMark/>
          </w:tcPr>
          <w:p w14:paraId="7380E734"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left"/>
              <w:rPr>
                <w:ins w:id="78" w:author="Larry Pearlstein" w:date="2017-11-25T21:53:00Z"/>
                <w:rFonts w:ascii="Calibri" w:hAnsi="Calibri"/>
                <w:sz w:val="18"/>
                <w:szCs w:val="18"/>
                <w:lang w:val="en-US"/>
              </w:rPr>
            </w:pPr>
            <w:ins w:id="79" w:author="Larry Pearlstein" w:date="2017-11-25T21:53:00Z">
              <w:r w:rsidRPr="006745EB">
                <w:rPr>
                  <w:rFonts w:ascii="Calibri" w:hAnsi="Calibri"/>
                  <w:sz w:val="18"/>
                  <w:szCs w:val="18"/>
                  <w:lang w:val="en-US"/>
                </w:rPr>
                <w:t>Screen captures of input and output waveforms, with and without using interrupts</w:t>
              </w:r>
            </w:ins>
          </w:p>
        </w:tc>
        <w:tc>
          <w:tcPr>
            <w:tcW w:w="3060" w:type="dxa"/>
            <w:tcBorders>
              <w:top w:val="nil"/>
              <w:left w:val="nil"/>
              <w:bottom w:val="single" w:sz="4" w:space="0" w:color="auto"/>
              <w:right w:val="single" w:sz="4" w:space="0" w:color="auto"/>
            </w:tcBorders>
            <w:shd w:val="clear" w:color="000000" w:fill="FCE4D6"/>
            <w:vAlign w:val="bottom"/>
            <w:hideMark/>
          </w:tcPr>
          <w:p w14:paraId="33329C3E"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left"/>
              <w:rPr>
                <w:ins w:id="80" w:author="Larry Pearlstein" w:date="2017-11-25T21:53:00Z"/>
                <w:rFonts w:ascii="Calibri" w:hAnsi="Calibri"/>
                <w:sz w:val="18"/>
                <w:szCs w:val="18"/>
                <w:lang w:val="en-US"/>
              </w:rPr>
            </w:pPr>
            <w:ins w:id="81" w:author="Larry Pearlstein" w:date="2017-11-25T21:53:00Z">
              <w:r w:rsidRPr="006745EB">
                <w:rPr>
                  <w:rFonts w:ascii="Calibri" w:hAnsi="Calibri"/>
                  <w:sz w:val="18"/>
                  <w:szCs w:val="18"/>
                  <w:lang w:val="en-US"/>
                </w:rPr>
                <w:t> </w:t>
              </w:r>
            </w:ins>
          </w:p>
        </w:tc>
        <w:tc>
          <w:tcPr>
            <w:tcW w:w="960" w:type="dxa"/>
            <w:tcBorders>
              <w:top w:val="nil"/>
              <w:left w:val="nil"/>
              <w:bottom w:val="single" w:sz="4" w:space="0" w:color="auto"/>
              <w:right w:val="single" w:sz="4" w:space="0" w:color="auto"/>
            </w:tcBorders>
            <w:shd w:val="clear" w:color="000000" w:fill="FCE4D6"/>
            <w:noWrap/>
            <w:vAlign w:val="bottom"/>
            <w:hideMark/>
          </w:tcPr>
          <w:p w14:paraId="37A0D529"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right"/>
              <w:rPr>
                <w:ins w:id="82" w:author="Larry Pearlstein" w:date="2017-11-25T21:53:00Z"/>
                <w:rFonts w:ascii="Calibri" w:hAnsi="Calibri"/>
                <w:sz w:val="18"/>
                <w:szCs w:val="18"/>
                <w:lang w:val="en-US"/>
              </w:rPr>
            </w:pPr>
            <w:ins w:id="83" w:author="Larry Pearlstein" w:date="2017-11-25T21:53:00Z">
              <w:r w:rsidRPr="006745EB">
                <w:rPr>
                  <w:rFonts w:ascii="Calibri" w:hAnsi="Calibri"/>
                  <w:sz w:val="18"/>
                  <w:szCs w:val="18"/>
                  <w:lang w:val="en-US"/>
                </w:rPr>
                <w:t>1</w:t>
              </w:r>
            </w:ins>
          </w:p>
        </w:tc>
        <w:tc>
          <w:tcPr>
            <w:tcW w:w="1120" w:type="dxa"/>
            <w:tcBorders>
              <w:top w:val="nil"/>
              <w:left w:val="nil"/>
              <w:bottom w:val="single" w:sz="4" w:space="0" w:color="auto"/>
              <w:right w:val="single" w:sz="8" w:space="0" w:color="auto"/>
            </w:tcBorders>
            <w:shd w:val="clear" w:color="000000" w:fill="FCE4D6"/>
            <w:noWrap/>
            <w:vAlign w:val="bottom"/>
            <w:hideMark/>
          </w:tcPr>
          <w:p w14:paraId="301E492E"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right"/>
              <w:rPr>
                <w:ins w:id="84" w:author="Larry Pearlstein" w:date="2017-11-25T21:53:00Z"/>
                <w:rFonts w:ascii="Calibri" w:hAnsi="Calibri"/>
                <w:sz w:val="18"/>
                <w:szCs w:val="18"/>
                <w:lang w:val="en-US"/>
              </w:rPr>
            </w:pPr>
            <w:ins w:id="85" w:author="Larry Pearlstein" w:date="2017-11-25T21:53:00Z">
              <w:r w:rsidRPr="006745EB">
                <w:rPr>
                  <w:rFonts w:ascii="Calibri" w:hAnsi="Calibri"/>
                  <w:sz w:val="18"/>
                  <w:szCs w:val="18"/>
                  <w:lang w:val="en-US"/>
                </w:rPr>
                <w:t>1</w:t>
              </w:r>
            </w:ins>
          </w:p>
        </w:tc>
      </w:tr>
      <w:tr w:rsidR="006745EB" w:rsidRPr="006745EB" w14:paraId="501F9D01" w14:textId="77777777" w:rsidTr="006745EB">
        <w:trPr>
          <w:trHeight w:val="480"/>
          <w:ins w:id="86" w:author="Larry Pearlstein" w:date="2017-11-25T21:53:00Z"/>
        </w:trPr>
        <w:tc>
          <w:tcPr>
            <w:tcW w:w="4340" w:type="dxa"/>
            <w:tcBorders>
              <w:top w:val="nil"/>
              <w:left w:val="single" w:sz="8" w:space="0" w:color="auto"/>
              <w:bottom w:val="single" w:sz="4" w:space="0" w:color="auto"/>
              <w:right w:val="single" w:sz="4" w:space="0" w:color="auto"/>
            </w:tcBorders>
            <w:shd w:val="clear" w:color="000000" w:fill="FCE4D6"/>
            <w:vAlign w:val="bottom"/>
            <w:hideMark/>
          </w:tcPr>
          <w:p w14:paraId="7AD50264"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left"/>
              <w:rPr>
                <w:ins w:id="87" w:author="Larry Pearlstein" w:date="2017-11-25T21:53:00Z"/>
                <w:rFonts w:ascii="Calibri" w:hAnsi="Calibri"/>
                <w:sz w:val="18"/>
                <w:szCs w:val="18"/>
                <w:lang w:val="en-US"/>
              </w:rPr>
            </w:pPr>
            <w:ins w:id="88" w:author="Larry Pearlstein" w:date="2017-11-25T21:53:00Z">
              <w:r w:rsidRPr="006745EB">
                <w:rPr>
                  <w:rFonts w:ascii="Calibri" w:hAnsi="Calibri"/>
                  <w:sz w:val="18"/>
                  <w:szCs w:val="18"/>
                  <w:lang w:val="en-US"/>
                </w:rPr>
                <w:t xml:space="preserve">Describe response in Part 1, without </w:t>
              </w:r>
              <w:proofErr w:type="spellStart"/>
              <w:r w:rsidRPr="006745EB">
                <w:rPr>
                  <w:rFonts w:ascii="Calibri" w:hAnsi="Calibri"/>
                  <w:sz w:val="18"/>
                  <w:szCs w:val="18"/>
                  <w:lang w:val="en-US"/>
                </w:rPr>
                <w:t>intr</w:t>
              </w:r>
              <w:proofErr w:type="spellEnd"/>
              <w:r w:rsidRPr="006745EB">
                <w:rPr>
                  <w:rFonts w:ascii="Calibri" w:hAnsi="Calibri"/>
                  <w:sz w:val="18"/>
                  <w:szCs w:val="18"/>
                  <w:lang w:val="en-US"/>
                </w:rPr>
                <w:t>, and explain</w:t>
              </w:r>
            </w:ins>
          </w:p>
        </w:tc>
        <w:tc>
          <w:tcPr>
            <w:tcW w:w="3060" w:type="dxa"/>
            <w:tcBorders>
              <w:top w:val="nil"/>
              <w:left w:val="nil"/>
              <w:bottom w:val="single" w:sz="4" w:space="0" w:color="auto"/>
              <w:right w:val="single" w:sz="4" w:space="0" w:color="auto"/>
            </w:tcBorders>
            <w:shd w:val="clear" w:color="000000" w:fill="FCE4D6"/>
            <w:vAlign w:val="bottom"/>
            <w:hideMark/>
          </w:tcPr>
          <w:p w14:paraId="58C9AD3D"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left"/>
              <w:rPr>
                <w:ins w:id="89" w:author="Larry Pearlstein" w:date="2017-11-25T21:53:00Z"/>
                <w:rFonts w:ascii="Calibri" w:hAnsi="Calibri"/>
                <w:sz w:val="18"/>
                <w:szCs w:val="18"/>
                <w:lang w:val="en-US"/>
              </w:rPr>
            </w:pPr>
            <w:ins w:id="90" w:author="Larry Pearlstein" w:date="2017-11-25T21:53:00Z">
              <w:r w:rsidRPr="006745EB">
                <w:rPr>
                  <w:rFonts w:ascii="Calibri" w:hAnsi="Calibri"/>
                  <w:sz w:val="18"/>
                  <w:szCs w:val="18"/>
                  <w:lang w:val="en-US"/>
                </w:rPr>
                <w:t>Latency depends on delay in the forever loop</w:t>
              </w:r>
            </w:ins>
          </w:p>
        </w:tc>
        <w:tc>
          <w:tcPr>
            <w:tcW w:w="960" w:type="dxa"/>
            <w:tcBorders>
              <w:top w:val="nil"/>
              <w:left w:val="nil"/>
              <w:bottom w:val="single" w:sz="4" w:space="0" w:color="auto"/>
              <w:right w:val="single" w:sz="4" w:space="0" w:color="auto"/>
            </w:tcBorders>
            <w:shd w:val="clear" w:color="000000" w:fill="FCE4D6"/>
            <w:noWrap/>
            <w:vAlign w:val="bottom"/>
            <w:hideMark/>
          </w:tcPr>
          <w:p w14:paraId="4C07E130"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right"/>
              <w:rPr>
                <w:ins w:id="91" w:author="Larry Pearlstein" w:date="2017-11-25T21:53:00Z"/>
                <w:rFonts w:ascii="Calibri" w:hAnsi="Calibri"/>
                <w:sz w:val="18"/>
                <w:szCs w:val="18"/>
                <w:lang w:val="en-US"/>
              </w:rPr>
            </w:pPr>
            <w:ins w:id="92" w:author="Larry Pearlstein" w:date="2017-11-25T21:53:00Z">
              <w:r w:rsidRPr="006745EB">
                <w:rPr>
                  <w:rFonts w:ascii="Calibri" w:hAnsi="Calibri"/>
                  <w:sz w:val="18"/>
                  <w:szCs w:val="18"/>
                  <w:lang w:val="en-US"/>
                </w:rPr>
                <w:t>1</w:t>
              </w:r>
            </w:ins>
          </w:p>
        </w:tc>
        <w:tc>
          <w:tcPr>
            <w:tcW w:w="1120" w:type="dxa"/>
            <w:tcBorders>
              <w:top w:val="nil"/>
              <w:left w:val="nil"/>
              <w:bottom w:val="single" w:sz="4" w:space="0" w:color="auto"/>
              <w:right w:val="single" w:sz="8" w:space="0" w:color="auto"/>
            </w:tcBorders>
            <w:shd w:val="clear" w:color="000000" w:fill="FCE4D6"/>
            <w:noWrap/>
            <w:vAlign w:val="bottom"/>
            <w:hideMark/>
          </w:tcPr>
          <w:p w14:paraId="6556DB15"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right"/>
              <w:rPr>
                <w:ins w:id="93" w:author="Larry Pearlstein" w:date="2017-11-25T21:53:00Z"/>
                <w:rFonts w:ascii="Calibri" w:hAnsi="Calibri"/>
                <w:sz w:val="18"/>
                <w:szCs w:val="18"/>
                <w:lang w:val="en-US"/>
              </w:rPr>
            </w:pPr>
            <w:ins w:id="94" w:author="Larry Pearlstein" w:date="2017-11-25T21:53:00Z">
              <w:r w:rsidRPr="006745EB">
                <w:rPr>
                  <w:rFonts w:ascii="Calibri" w:hAnsi="Calibri"/>
                  <w:sz w:val="18"/>
                  <w:szCs w:val="18"/>
                  <w:lang w:val="en-US"/>
                </w:rPr>
                <w:t>1</w:t>
              </w:r>
            </w:ins>
          </w:p>
        </w:tc>
      </w:tr>
      <w:tr w:rsidR="006745EB" w:rsidRPr="006745EB" w14:paraId="6241ADF2" w14:textId="77777777" w:rsidTr="006745EB">
        <w:trPr>
          <w:trHeight w:val="720"/>
          <w:ins w:id="95" w:author="Larry Pearlstein" w:date="2017-11-25T21:53:00Z"/>
        </w:trPr>
        <w:tc>
          <w:tcPr>
            <w:tcW w:w="4340" w:type="dxa"/>
            <w:tcBorders>
              <w:top w:val="nil"/>
              <w:left w:val="single" w:sz="8" w:space="0" w:color="auto"/>
              <w:bottom w:val="nil"/>
              <w:right w:val="single" w:sz="4" w:space="0" w:color="auto"/>
            </w:tcBorders>
            <w:shd w:val="clear" w:color="000000" w:fill="FCE4D6"/>
            <w:vAlign w:val="bottom"/>
            <w:hideMark/>
          </w:tcPr>
          <w:p w14:paraId="67D70A2D"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left"/>
              <w:rPr>
                <w:ins w:id="96" w:author="Larry Pearlstein" w:date="2017-11-25T21:53:00Z"/>
                <w:rFonts w:ascii="Calibri" w:hAnsi="Calibri"/>
                <w:sz w:val="18"/>
                <w:szCs w:val="18"/>
                <w:lang w:val="en-US"/>
              </w:rPr>
            </w:pPr>
            <w:ins w:id="97" w:author="Larry Pearlstein" w:date="2017-11-25T21:53:00Z">
              <w:r w:rsidRPr="006745EB">
                <w:rPr>
                  <w:rFonts w:ascii="Calibri" w:hAnsi="Calibri"/>
                  <w:sz w:val="18"/>
                  <w:szCs w:val="18"/>
                  <w:lang w:val="en-US"/>
                </w:rPr>
                <w:t xml:space="preserve">Describe response in Prat 2, with </w:t>
              </w:r>
              <w:proofErr w:type="spellStart"/>
              <w:r w:rsidRPr="006745EB">
                <w:rPr>
                  <w:rFonts w:ascii="Calibri" w:hAnsi="Calibri"/>
                  <w:sz w:val="18"/>
                  <w:szCs w:val="18"/>
                  <w:lang w:val="en-US"/>
                </w:rPr>
                <w:t>intr</w:t>
              </w:r>
              <w:proofErr w:type="spellEnd"/>
              <w:r w:rsidRPr="006745EB">
                <w:rPr>
                  <w:rFonts w:ascii="Calibri" w:hAnsi="Calibri"/>
                  <w:sz w:val="18"/>
                  <w:szCs w:val="18"/>
                  <w:lang w:val="en-US"/>
                </w:rPr>
                <w:t>, and explain</w:t>
              </w:r>
            </w:ins>
          </w:p>
        </w:tc>
        <w:tc>
          <w:tcPr>
            <w:tcW w:w="3060" w:type="dxa"/>
            <w:tcBorders>
              <w:top w:val="nil"/>
              <w:left w:val="nil"/>
              <w:bottom w:val="nil"/>
              <w:right w:val="single" w:sz="4" w:space="0" w:color="auto"/>
            </w:tcBorders>
            <w:shd w:val="clear" w:color="000000" w:fill="FCE4D6"/>
            <w:vAlign w:val="bottom"/>
            <w:hideMark/>
          </w:tcPr>
          <w:p w14:paraId="3FAE3FE2"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left"/>
              <w:rPr>
                <w:ins w:id="98" w:author="Larry Pearlstein" w:date="2017-11-25T21:53:00Z"/>
                <w:rFonts w:ascii="Calibri" w:hAnsi="Calibri"/>
                <w:sz w:val="18"/>
                <w:szCs w:val="18"/>
                <w:lang w:val="en-US"/>
              </w:rPr>
            </w:pPr>
            <w:ins w:id="99" w:author="Larry Pearlstein" w:date="2017-11-25T21:53:00Z">
              <w:r w:rsidRPr="006745EB">
                <w:rPr>
                  <w:rFonts w:ascii="Calibri" w:hAnsi="Calibri"/>
                  <w:sz w:val="18"/>
                  <w:szCs w:val="18"/>
                  <w:lang w:val="en-US"/>
                </w:rPr>
                <w:t>Latency is constant and short, independent of the delay in the forever loop</w:t>
              </w:r>
            </w:ins>
          </w:p>
        </w:tc>
        <w:tc>
          <w:tcPr>
            <w:tcW w:w="960" w:type="dxa"/>
            <w:tcBorders>
              <w:top w:val="nil"/>
              <w:left w:val="nil"/>
              <w:bottom w:val="nil"/>
              <w:right w:val="single" w:sz="4" w:space="0" w:color="auto"/>
            </w:tcBorders>
            <w:shd w:val="clear" w:color="000000" w:fill="FCE4D6"/>
            <w:noWrap/>
            <w:vAlign w:val="bottom"/>
            <w:hideMark/>
          </w:tcPr>
          <w:p w14:paraId="1AD58B48"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right"/>
              <w:rPr>
                <w:ins w:id="100" w:author="Larry Pearlstein" w:date="2017-11-25T21:53:00Z"/>
                <w:rFonts w:ascii="Calibri" w:hAnsi="Calibri"/>
                <w:sz w:val="18"/>
                <w:szCs w:val="18"/>
                <w:lang w:val="en-US"/>
              </w:rPr>
            </w:pPr>
            <w:ins w:id="101" w:author="Larry Pearlstein" w:date="2017-11-25T21:53:00Z">
              <w:r w:rsidRPr="006745EB">
                <w:rPr>
                  <w:rFonts w:ascii="Calibri" w:hAnsi="Calibri"/>
                  <w:sz w:val="18"/>
                  <w:szCs w:val="18"/>
                  <w:lang w:val="en-US"/>
                </w:rPr>
                <w:t>0.7</w:t>
              </w:r>
            </w:ins>
          </w:p>
        </w:tc>
        <w:tc>
          <w:tcPr>
            <w:tcW w:w="1120" w:type="dxa"/>
            <w:tcBorders>
              <w:top w:val="nil"/>
              <w:left w:val="nil"/>
              <w:bottom w:val="nil"/>
              <w:right w:val="single" w:sz="8" w:space="0" w:color="auto"/>
            </w:tcBorders>
            <w:shd w:val="clear" w:color="000000" w:fill="FCE4D6"/>
            <w:noWrap/>
            <w:vAlign w:val="bottom"/>
            <w:hideMark/>
          </w:tcPr>
          <w:p w14:paraId="0D4D1C41"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right"/>
              <w:rPr>
                <w:ins w:id="102" w:author="Larry Pearlstein" w:date="2017-11-25T21:53:00Z"/>
                <w:rFonts w:ascii="Calibri" w:hAnsi="Calibri"/>
                <w:sz w:val="18"/>
                <w:szCs w:val="18"/>
                <w:lang w:val="en-US"/>
              </w:rPr>
            </w:pPr>
            <w:ins w:id="103" w:author="Larry Pearlstein" w:date="2017-11-25T21:53:00Z">
              <w:r w:rsidRPr="006745EB">
                <w:rPr>
                  <w:rFonts w:ascii="Calibri" w:hAnsi="Calibri"/>
                  <w:sz w:val="18"/>
                  <w:szCs w:val="18"/>
                  <w:lang w:val="en-US"/>
                </w:rPr>
                <w:t>1</w:t>
              </w:r>
            </w:ins>
          </w:p>
        </w:tc>
      </w:tr>
      <w:tr w:rsidR="006745EB" w:rsidRPr="006745EB" w14:paraId="41FCF531" w14:textId="77777777" w:rsidTr="006745EB">
        <w:trPr>
          <w:trHeight w:val="960"/>
          <w:ins w:id="104" w:author="Larry Pearlstein" w:date="2017-11-25T21:53:00Z"/>
        </w:trPr>
        <w:tc>
          <w:tcPr>
            <w:tcW w:w="4340" w:type="dxa"/>
            <w:tcBorders>
              <w:top w:val="single" w:sz="4" w:space="0" w:color="auto"/>
              <w:left w:val="single" w:sz="8" w:space="0" w:color="auto"/>
              <w:bottom w:val="nil"/>
              <w:right w:val="single" w:sz="4" w:space="0" w:color="auto"/>
            </w:tcBorders>
            <w:shd w:val="clear" w:color="000000" w:fill="FCE4D6"/>
            <w:vAlign w:val="bottom"/>
            <w:hideMark/>
          </w:tcPr>
          <w:p w14:paraId="0CBB0FEF"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left"/>
              <w:rPr>
                <w:ins w:id="105" w:author="Larry Pearlstein" w:date="2017-11-25T21:53:00Z"/>
                <w:rFonts w:ascii="Calibri" w:hAnsi="Calibri"/>
                <w:sz w:val="18"/>
                <w:szCs w:val="18"/>
                <w:lang w:val="en-US"/>
              </w:rPr>
            </w:pPr>
            <w:ins w:id="106" w:author="Larry Pearlstein" w:date="2017-11-25T21:53:00Z">
              <w:r w:rsidRPr="006745EB">
                <w:rPr>
                  <w:rFonts w:ascii="Calibri" w:hAnsi="Calibri"/>
                  <w:sz w:val="18"/>
                  <w:szCs w:val="18"/>
                  <w:lang w:val="en-US"/>
                </w:rPr>
                <w:t xml:space="preserve">Why did </w:t>
              </w:r>
              <w:proofErr w:type="spellStart"/>
              <w:r w:rsidRPr="006745EB">
                <w:rPr>
                  <w:rFonts w:ascii="Calibri" w:hAnsi="Calibri"/>
                  <w:sz w:val="18"/>
                  <w:szCs w:val="18"/>
                  <w:lang w:val="en-US"/>
                </w:rPr>
                <w:t>CyDelay</w:t>
              </w:r>
              <w:proofErr w:type="spellEnd"/>
              <w:r w:rsidRPr="006745EB">
                <w:rPr>
                  <w:rFonts w:ascii="Calibri" w:hAnsi="Calibri"/>
                  <w:sz w:val="18"/>
                  <w:szCs w:val="18"/>
                  <w:lang w:val="en-US"/>
                </w:rPr>
                <w:t xml:space="preserve"> function fail to produce constant delay in main loop?</w:t>
              </w:r>
            </w:ins>
          </w:p>
        </w:tc>
        <w:tc>
          <w:tcPr>
            <w:tcW w:w="3060" w:type="dxa"/>
            <w:tcBorders>
              <w:top w:val="single" w:sz="4" w:space="0" w:color="auto"/>
              <w:left w:val="nil"/>
              <w:bottom w:val="nil"/>
              <w:right w:val="single" w:sz="4" w:space="0" w:color="auto"/>
            </w:tcBorders>
            <w:shd w:val="clear" w:color="000000" w:fill="FCE4D6"/>
            <w:vAlign w:val="bottom"/>
            <w:hideMark/>
          </w:tcPr>
          <w:p w14:paraId="7F5EF054"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left"/>
              <w:rPr>
                <w:ins w:id="107" w:author="Larry Pearlstein" w:date="2017-11-25T21:53:00Z"/>
                <w:rFonts w:ascii="Calibri" w:hAnsi="Calibri"/>
                <w:sz w:val="18"/>
                <w:szCs w:val="18"/>
                <w:lang w:val="en-US"/>
              </w:rPr>
            </w:pPr>
            <w:ins w:id="108" w:author="Larry Pearlstein" w:date="2017-11-25T21:53:00Z">
              <w:r w:rsidRPr="006745EB">
                <w:rPr>
                  <w:rFonts w:ascii="Calibri" w:hAnsi="Calibri"/>
                  <w:sz w:val="18"/>
                  <w:szCs w:val="18"/>
                  <w:lang w:val="en-US"/>
                </w:rPr>
                <w:t>The period between input signal edges approached the amount of time required to enter the ISR, run the ISR, and return from the ISR.</w:t>
              </w:r>
            </w:ins>
          </w:p>
        </w:tc>
        <w:tc>
          <w:tcPr>
            <w:tcW w:w="960" w:type="dxa"/>
            <w:tcBorders>
              <w:top w:val="single" w:sz="4" w:space="0" w:color="auto"/>
              <w:left w:val="nil"/>
              <w:bottom w:val="nil"/>
              <w:right w:val="single" w:sz="4" w:space="0" w:color="auto"/>
            </w:tcBorders>
            <w:shd w:val="clear" w:color="000000" w:fill="FCE4D6"/>
            <w:noWrap/>
            <w:vAlign w:val="bottom"/>
            <w:hideMark/>
          </w:tcPr>
          <w:p w14:paraId="7836C2AB"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right"/>
              <w:rPr>
                <w:ins w:id="109" w:author="Larry Pearlstein" w:date="2017-11-25T21:53:00Z"/>
                <w:rFonts w:ascii="Calibri" w:hAnsi="Calibri"/>
                <w:sz w:val="18"/>
                <w:szCs w:val="18"/>
                <w:lang w:val="en-US"/>
              </w:rPr>
            </w:pPr>
            <w:ins w:id="110" w:author="Larry Pearlstein" w:date="2017-11-25T21:53:00Z">
              <w:r w:rsidRPr="006745EB">
                <w:rPr>
                  <w:rFonts w:ascii="Calibri" w:hAnsi="Calibri"/>
                  <w:sz w:val="18"/>
                  <w:szCs w:val="18"/>
                  <w:lang w:val="en-US"/>
                </w:rPr>
                <w:t>0.7</w:t>
              </w:r>
            </w:ins>
          </w:p>
        </w:tc>
        <w:tc>
          <w:tcPr>
            <w:tcW w:w="1120" w:type="dxa"/>
            <w:tcBorders>
              <w:top w:val="single" w:sz="4" w:space="0" w:color="auto"/>
              <w:left w:val="nil"/>
              <w:bottom w:val="nil"/>
              <w:right w:val="single" w:sz="8" w:space="0" w:color="auto"/>
            </w:tcBorders>
            <w:shd w:val="clear" w:color="000000" w:fill="FCE4D6"/>
            <w:noWrap/>
            <w:vAlign w:val="bottom"/>
            <w:hideMark/>
          </w:tcPr>
          <w:p w14:paraId="67D71992"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right"/>
              <w:rPr>
                <w:ins w:id="111" w:author="Larry Pearlstein" w:date="2017-11-25T21:53:00Z"/>
                <w:rFonts w:ascii="Calibri" w:hAnsi="Calibri"/>
                <w:sz w:val="18"/>
                <w:szCs w:val="18"/>
                <w:lang w:val="en-US"/>
              </w:rPr>
            </w:pPr>
            <w:ins w:id="112" w:author="Larry Pearlstein" w:date="2017-11-25T21:53:00Z">
              <w:r w:rsidRPr="006745EB">
                <w:rPr>
                  <w:rFonts w:ascii="Calibri" w:hAnsi="Calibri"/>
                  <w:sz w:val="18"/>
                  <w:szCs w:val="18"/>
                  <w:lang w:val="en-US"/>
                </w:rPr>
                <w:t>1</w:t>
              </w:r>
            </w:ins>
          </w:p>
        </w:tc>
      </w:tr>
      <w:tr w:rsidR="006745EB" w:rsidRPr="006745EB" w14:paraId="5FEDCBC9" w14:textId="77777777" w:rsidTr="006745EB">
        <w:trPr>
          <w:trHeight w:val="240"/>
          <w:ins w:id="113" w:author="Larry Pearlstein" w:date="2017-11-25T21:53:00Z"/>
        </w:trPr>
        <w:tc>
          <w:tcPr>
            <w:tcW w:w="4340" w:type="dxa"/>
            <w:tcBorders>
              <w:top w:val="single" w:sz="4" w:space="0" w:color="auto"/>
              <w:left w:val="single" w:sz="8" w:space="0" w:color="auto"/>
              <w:bottom w:val="nil"/>
              <w:right w:val="single" w:sz="4" w:space="0" w:color="auto"/>
            </w:tcBorders>
            <w:shd w:val="clear" w:color="000000" w:fill="FCE4D6"/>
            <w:vAlign w:val="bottom"/>
            <w:hideMark/>
          </w:tcPr>
          <w:p w14:paraId="20573C02"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left"/>
              <w:rPr>
                <w:ins w:id="114" w:author="Larry Pearlstein" w:date="2017-11-25T21:53:00Z"/>
                <w:rFonts w:ascii="Calibri" w:hAnsi="Calibri"/>
                <w:sz w:val="18"/>
                <w:szCs w:val="18"/>
                <w:lang w:val="en-US"/>
              </w:rPr>
            </w:pPr>
            <w:ins w:id="115" w:author="Larry Pearlstein" w:date="2017-11-25T21:53:00Z">
              <w:r w:rsidRPr="006745EB">
                <w:rPr>
                  <w:rFonts w:ascii="Calibri" w:hAnsi="Calibri"/>
                  <w:sz w:val="18"/>
                  <w:szCs w:val="18"/>
                  <w:lang w:val="en-US"/>
                </w:rPr>
                <w:t>Timing diagram</w:t>
              </w:r>
            </w:ins>
          </w:p>
        </w:tc>
        <w:tc>
          <w:tcPr>
            <w:tcW w:w="3060" w:type="dxa"/>
            <w:tcBorders>
              <w:top w:val="single" w:sz="4" w:space="0" w:color="auto"/>
              <w:left w:val="nil"/>
              <w:bottom w:val="nil"/>
              <w:right w:val="single" w:sz="4" w:space="0" w:color="auto"/>
            </w:tcBorders>
            <w:shd w:val="clear" w:color="000000" w:fill="FCE4D6"/>
            <w:vAlign w:val="bottom"/>
            <w:hideMark/>
          </w:tcPr>
          <w:p w14:paraId="4DA5DF15"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left"/>
              <w:rPr>
                <w:ins w:id="116" w:author="Larry Pearlstein" w:date="2017-11-25T21:53:00Z"/>
                <w:rFonts w:ascii="Calibri" w:hAnsi="Calibri"/>
                <w:sz w:val="18"/>
                <w:szCs w:val="18"/>
                <w:lang w:val="en-US"/>
              </w:rPr>
            </w:pPr>
            <w:ins w:id="117" w:author="Larry Pearlstein" w:date="2017-11-25T21:53:00Z">
              <w:r w:rsidRPr="006745EB">
                <w:rPr>
                  <w:rFonts w:ascii="Calibri" w:hAnsi="Calibri"/>
                  <w:sz w:val="18"/>
                  <w:szCs w:val="18"/>
                  <w:lang w:val="en-US"/>
                </w:rPr>
                <w:t> </w:t>
              </w:r>
            </w:ins>
          </w:p>
        </w:tc>
        <w:tc>
          <w:tcPr>
            <w:tcW w:w="960" w:type="dxa"/>
            <w:tcBorders>
              <w:top w:val="single" w:sz="4" w:space="0" w:color="auto"/>
              <w:left w:val="nil"/>
              <w:bottom w:val="nil"/>
              <w:right w:val="single" w:sz="4" w:space="0" w:color="auto"/>
            </w:tcBorders>
            <w:shd w:val="clear" w:color="000000" w:fill="FCE4D6"/>
            <w:noWrap/>
            <w:vAlign w:val="bottom"/>
            <w:hideMark/>
          </w:tcPr>
          <w:p w14:paraId="6F6C17F8"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right"/>
              <w:rPr>
                <w:ins w:id="118" w:author="Larry Pearlstein" w:date="2017-11-25T21:53:00Z"/>
                <w:rFonts w:ascii="Calibri" w:hAnsi="Calibri"/>
                <w:sz w:val="18"/>
                <w:szCs w:val="18"/>
                <w:lang w:val="en-US"/>
              </w:rPr>
            </w:pPr>
            <w:ins w:id="119" w:author="Larry Pearlstein" w:date="2017-11-25T21:53:00Z">
              <w:r w:rsidRPr="006745EB">
                <w:rPr>
                  <w:rFonts w:ascii="Calibri" w:hAnsi="Calibri"/>
                  <w:sz w:val="18"/>
                  <w:szCs w:val="18"/>
                  <w:lang w:val="en-US"/>
                </w:rPr>
                <w:t>1</w:t>
              </w:r>
            </w:ins>
          </w:p>
        </w:tc>
        <w:tc>
          <w:tcPr>
            <w:tcW w:w="1120" w:type="dxa"/>
            <w:tcBorders>
              <w:top w:val="single" w:sz="4" w:space="0" w:color="auto"/>
              <w:left w:val="nil"/>
              <w:bottom w:val="nil"/>
              <w:right w:val="single" w:sz="8" w:space="0" w:color="auto"/>
            </w:tcBorders>
            <w:shd w:val="clear" w:color="000000" w:fill="FCE4D6"/>
            <w:noWrap/>
            <w:vAlign w:val="bottom"/>
            <w:hideMark/>
          </w:tcPr>
          <w:p w14:paraId="20E08227"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right"/>
              <w:rPr>
                <w:ins w:id="120" w:author="Larry Pearlstein" w:date="2017-11-25T21:53:00Z"/>
                <w:rFonts w:ascii="Calibri" w:hAnsi="Calibri"/>
                <w:sz w:val="18"/>
                <w:szCs w:val="18"/>
                <w:lang w:val="en-US"/>
              </w:rPr>
            </w:pPr>
            <w:ins w:id="121" w:author="Larry Pearlstein" w:date="2017-11-25T21:53:00Z">
              <w:r w:rsidRPr="006745EB">
                <w:rPr>
                  <w:rFonts w:ascii="Calibri" w:hAnsi="Calibri"/>
                  <w:sz w:val="18"/>
                  <w:szCs w:val="18"/>
                  <w:lang w:val="en-US"/>
                </w:rPr>
                <w:t>1</w:t>
              </w:r>
            </w:ins>
          </w:p>
        </w:tc>
      </w:tr>
      <w:tr w:rsidR="006745EB" w:rsidRPr="006745EB" w14:paraId="35888916" w14:textId="77777777" w:rsidTr="006745EB">
        <w:trPr>
          <w:trHeight w:val="480"/>
          <w:ins w:id="122" w:author="Larry Pearlstein" w:date="2017-11-25T21:53:00Z"/>
        </w:trPr>
        <w:tc>
          <w:tcPr>
            <w:tcW w:w="4340" w:type="dxa"/>
            <w:tcBorders>
              <w:top w:val="single" w:sz="4" w:space="0" w:color="auto"/>
              <w:left w:val="single" w:sz="8" w:space="0" w:color="auto"/>
              <w:bottom w:val="nil"/>
              <w:right w:val="single" w:sz="4" w:space="0" w:color="auto"/>
            </w:tcBorders>
            <w:shd w:val="clear" w:color="000000" w:fill="FCE4D6"/>
            <w:vAlign w:val="bottom"/>
            <w:hideMark/>
          </w:tcPr>
          <w:p w14:paraId="40AFD202"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left"/>
              <w:rPr>
                <w:ins w:id="123" w:author="Larry Pearlstein" w:date="2017-11-25T21:53:00Z"/>
                <w:rFonts w:ascii="Calibri" w:hAnsi="Calibri"/>
                <w:sz w:val="18"/>
                <w:szCs w:val="18"/>
                <w:lang w:val="en-US"/>
              </w:rPr>
            </w:pPr>
            <w:ins w:id="124" w:author="Larry Pearlstein" w:date="2017-11-25T21:53:00Z">
              <w:r w:rsidRPr="006745EB">
                <w:rPr>
                  <w:rFonts w:ascii="Calibri" w:hAnsi="Calibri"/>
                  <w:sz w:val="18"/>
                  <w:szCs w:val="18"/>
                  <w:lang w:val="en-US"/>
                </w:rPr>
                <w:t>How many cycles, clock rate?  Does latency make sense?</w:t>
              </w:r>
            </w:ins>
          </w:p>
        </w:tc>
        <w:tc>
          <w:tcPr>
            <w:tcW w:w="3060" w:type="dxa"/>
            <w:tcBorders>
              <w:top w:val="single" w:sz="4" w:space="0" w:color="auto"/>
              <w:left w:val="nil"/>
              <w:bottom w:val="nil"/>
              <w:right w:val="single" w:sz="4" w:space="0" w:color="auto"/>
            </w:tcBorders>
            <w:shd w:val="clear" w:color="000000" w:fill="FCE4D6"/>
            <w:vAlign w:val="bottom"/>
            <w:hideMark/>
          </w:tcPr>
          <w:p w14:paraId="34187776"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left"/>
              <w:rPr>
                <w:ins w:id="125" w:author="Larry Pearlstein" w:date="2017-11-25T21:53:00Z"/>
                <w:rFonts w:ascii="Calibri" w:hAnsi="Calibri"/>
                <w:sz w:val="18"/>
                <w:szCs w:val="18"/>
                <w:lang w:val="en-US"/>
              </w:rPr>
            </w:pPr>
            <w:ins w:id="126" w:author="Larry Pearlstein" w:date="2017-11-25T21:53:00Z">
              <w:r w:rsidRPr="006745EB">
                <w:rPr>
                  <w:rFonts w:ascii="Calibri" w:hAnsi="Calibri"/>
                  <w:sz w:val="18"/>
                  <w:szCs w:val="18"/>
                  <w:lang w:val="en-US"/>
                </w:rPr>
                <w:t> </w:t>
              </w:r>
            </w:ins>
          </w:p>
        </w:tc>
        <w:tc>
          <w:tcPr>
            <w:tcW w:w="960" w:type="dxa"/>
            <w:tcBorders>
              <w:top w:val="single" w:sz="4" w:space="0" w:color="auto"/>
              <w:left w:val="nil"/>
              <w:bottom w:val="nil"/>
              <w:right w:val="single" w:sz="4" w:space="0" w:color="auto"/>
            </w:tcBorders>
            <w:shd w:val="clear" w:color="000000" w:fill="FCE4D6"/>
            <w:noWrap/>
            <w:vAlign w:val="bottom"/>
            <w:hideMark/>
          </w:tcPr>
          <w:p w14:paraId="29ABB074"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right"/>
              <w:rPr>
                <w:ins w:id="127" w:author="Larry Pearlstein" w:date="2017-11-25T21:53:00Z"/>
                <w:rFonts w:ascii="Calibri" w:hAnsi="Calibri"/>
                <w:sz w:val="18"/>
                <w:szCs w:val="18"/>
                <w:lang w:val="en-US"/>
              </w:rPr>
            </w:pPr>
            <w:ins w:id="128" w:author="Larry Pearlstein" w:date="2017-11-25T21:53:00Z">
              <w:r w:rsidRPr="006745EB">
                <w:rPr>
                  <w:rFonts w:ascii="Calibri" w:hAnsi="Calibri"/>
                  <w:sz w:val="18"/>
                  <w:szCs w:val="18"/>
                  <w:lang w:val="en-US"/>
                </w:rPr>
                <w:t>0</w:t>
              </w:r>
            </w:ins>
          </w:p>
        </w:tc>
        <w:tc>
          <w:tcPr>
            <w:tcW w:w="1120" w:type="dxa"/>
            <w:tcBorders>
              <w:top w:val="single" w:sz="4" w:space="0" w:color="auto"/>
              <w:left w:val="nil"/>
              <w:bottom w:val="nil"/>
              <w:right w:val="single" w:sz="8" w:space="0" w:color="auto"/>
            </w:tcBorders>
            <w:shd w:val="clear" w:color="000000" w:fill="FCE4D6"/>
            <w:noWrap/>
            <w:vAlign w:val="bottom"/>
            <w:hideMark/>
          </w:tcPr>
          <w:p w14:paraId="3A9D09AA"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right"/>
              <w:rPr>
                <w:ins w:id="129" w:author="Larry Pearlstein" w:date="2017-11-25T21:53:00Z"/>
                <w:rFonts w:ascii="Calibri" w:hAnsi="Calibri"/>
                <w:sz w:val="18"/>
                <w:szCs w:val="18"/>
                <w:lang w:val="en-US"/>
              </w:rPr>
            </w:pPr>
            <w:ins w:id="130" w:author="Larry Pearlstein" w:date="2017-11-25T21:53:00Z">
              <w:r w:rsidRPr="006745EB">
                <w:rPr>
                  <w:rFonts w:ascii="Calibri" w:hAnsi="Calibri"/>
                  <w:sz w:val="18"/>
                  <w:szCs w:val="18"/>
                  <w:lang w:val="en-US"/>
                </w:rPr>
                <w:t>0</w:t>
              </w:r>
            </w:ins>
          </w:p>
        </w:tc>
      </w:tr>
      <w:tr w:rsidR="006745EB" w:rsidRPr="006745EB" w14:paraId="432F7D04" w14:textId="77777777" w:rsidTr="006745EB">
        <w:trPr>
          <w:trHeight w:val="240"/>
          <w:ins w:id="131" w:author="Larry Pearlstein" w:date="2017-11-25T21:53:00Z"/>
        </w:trPr>
        <w:tc>
          <w:tcPr>
            <w:tcW w:w="4340" w:type="dxa"/>
            <w:tcBorders>
              <w:top w:val="single" w:sz="4" w:space="0" w:color="auto"/>
              <w:left w:val="single" w:sz="8" w:space="0" w:color="auto"/>
              <w:bottom w:val="nil"/>
              <w:right w:val="single" w:sz="4" w:space="0" w:color="auto"/>
            </w:tcBorders>
            <w:shd w:val="clear" w:color="000000" w:fill="FCE4D6"/>
            <w:vAlign w:val="bottom"/>
            <w:hideMark/>
          </w:tcPr>
          <w:p w14:paraId="51FFF206"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left"/>
              <w:rPr>
                <w:ins w:id="132" w:author="Larry Pearlstein" w:date="2017-11-25T21:53:00Z"/>
                <w:rFonts w:ascii="Calibri" w:hAnsi="Calibri"/>
                <w:sz w:val="18"/>
                <w:szCs w:val="18"/>
                <w:lang w:val="en-US"/>
              </w:rPr>
            </w:pPr>
            <w:proofErr w:type="spellStart"/>
            <w:ins w:id="133" w:author="Larry Pearlstein" w:date="2017-11-25T21:53:00Z">
              <w:r w:rsidRPr="006745EB">
                <w:rPr>
                  <w:rFonts w:ascii="Calibri" w:hAnsi="Calibri"/>
                  <w:sz w:val="18"/>
                  <w:szCs w:val="18"/>
                  <w:lang w:val="en-US"/>
                </w:rPr>
                <w:t>main.c</w:t>
              </w:r>
              <w:proofErr w:type="spellEnd"/>
              <w:r w:rsidRPr="006745EB">
                <w:rPr>
                  <w:rFonts w:ascii="Calibri" w:hAnsi="Calibri"/>
                  <w:sz w:val="18"/>
                  <w:szCs w:val="18"/>
                  <w:lang w:val="en-US"/>
                </w:rPr>
                <w:t xml:space="preserve"> file, fully commented and formatted</w:t>
              </w:r>
            </w:ins>
          </w:p>
        </w:tc>
        <w:tc>
          <w:tcPr>
            <w:tcW w:w="3060" w:type="dxa"/>
            <w:tcBorders>
              <w:top w:val="single" w:sz="4" w:space="0" w:color="auto"/>
              <w:left w:val="nil"/>
              <w:bottom w:val="nil"/>
              <w:right w:val="single" w:sz="4" w:space="0" w:color="auto"/>
            </w:tcBorders>
            <w:shd w:val="clear" w:color="000000" w:fill="FCE4D6"/>
            <w:vAlign w:val="bottom"/>
            <w:hideMark/>
          </w:tcPr>
          <w:p w14:paraId="62F4B2A2"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left"/>
              <w:rPr>
                <w:ins w:id="134" w:author="Larry Pearlstein" w:date="2017-11-25T21:53:00Z"/>
                <w:rFonts w:ascii="Calibri" w:hAnsi="Calibri"/>
                <w:sz w:val="18"/>
                <w:szCs w:val="18"/>
                <w:lang w:val="en-US"/>
              </w:rPr>
            </w:pPr>
            <w:ins w:id="135" w:author="Larry Pearlstein" w:date="2017-11-25T21:53:00Z">
              <w:r w:rsidRPr="006745EB">
                <w:rPr>
                  <w:rFonts w:ascii="Calibri" w:hAnsi="Calibri"/>
                  <w:sz w:val="18"/>
                  <w:szCs w:val="18"/>
                  <w:lang w:val="en-US"/>
                </w:rPr>
                <w:t> </w:t>
              </w:r>
            </w:ins>
          </w:p>
        </w:tc>
        <w:tc>
          <w:tcPr>
            <w:tcW w:w="960" w:type="dxa"/>
            <w:tcBorders>
              <w:top w:val="single" w:sz="4" w:space="0" w:color="auto"/>
              <w:left w:val="nil"/>
              <w:bottom w:val="nil"/>
              <w:right w:val="single" w:sz="4" w:space="0" w:color="auto"/>
            </w:tcBorders>
            <w:shd w:val="clear" w:color="000000" w:fill="FCE4D6"/>
            <w:noWrap/>
            <w:vAlign w:val="bottom"/>
            <w:hideMark/>
          </w:tcPr>
          <w:p w14:paraId="6075E49D"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right"/>
              <w:rPr>
                <w:ins w:id="136" w:author="Larry Pearlstein" w:date="2017-11-25T21:53:00Z"/>
                <w:rFonts w:ascii="Calibri" w:hAnsi="Calibri"/>
                <w:sz w:val="18"/>
                <w:szCs w:val="18"/>
                <w:lang w:val="en-US"/>
              </w:rPr>
            </w:pPr>
            <w:ins w:id="137" w:author="Larry Pearlstein" w:date="2017-11-25T21:53:00Z">
              <w:r w:rsidRPr="006745EB">
                <w:rPr>
                  <w:rFonts w:ascii="Calibri" w:hAnsi="Calibri"/>
                  <w:sz w:val="18"/>
                  <w:szCs w:val="18"/>
                  <w:lang w:val="en-US"/>
                </w:rPr>
                <w:t>1.2</w:t>
              </w:r>
            </w:ins>
          </w:p>
        </w:tc>
        <w:tc>
          <w:tcPr>
            <w:tcW w:w="1120" w:type="dxa"/>
            <w:tcBorders>
              <w:top w:val="single" w:sz="4" w:space="0" w:color="auto"/>
              <w:left w:val="nil"/>
              <w:bottom w:val="nil"/>
              <w:right w:val="single" w:sz="8" w:space="0" w:color="auto"/>
            </w:tcBorders>
            <w:shd w:val="clear" w:color="000000" w:fill="FCE4D6"/>
            <w:noWrap/>
            <w:vAlign w:val="bottom"/>
            <w:hideMark/>
          </w:tcPr>
          <w:p w14:paraId="25D04D3A"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right"/>
              <w:rPr>
                <w:ins w:id="138" w:author="Larry Pearlstein" w:date="2017-11-25T21:53:00Z"/>
                <w:rFonts w:ascii="Calibri" w:hAnsi="Calibri"/>
                <w:sz w:val="18"/>
                <w:szCs w:val="18"/>
                <w:lang w:val="en-US"/>
              </w:rPr>
            </w:pPr>
            <w:ins w:id="139" w:author="Larry Pearlstein" w:date="2017-11-25T21:53:00Z">
              <w:r w:rsidRPr="006745EB">
                <w:rPr>
                  <w:rFonts w:ascii="Calibri" w:hAnsi="Calibri"/>
                  <w:sz w:val="18"/>
                  <w:szCs w:val="18"/>
                  <w:lang w:val="en-US"/>
                </w:rPr>
                <w:t>1.5</w:t>
              </w:r>
            </w:ins>
          </w:p>
        </w:tc>
      </w:tr>
      <w:tr w:rsidR="006745EB" w:rsidRPr="006745EB" w14:paraId="41D62FC9" w14:textId="77777777" w:rsidTr="006745EB">
        <w:trPr>
          <w:trHeight w:val="255"/>
          <w:ins w:id="140" w:author="Larry Pearlstein" w:date="2017-11-25T21:53:00Z"/>
        </w:trPr>
        <w:tc>
          <w:tcPr>
            <w:tcW w:w="4340" w:type="dxa"/>
            <w:tcBorders>
              <w:top w:val="single" w:sz="4" w:space="0" w:color="auto"/>
              <w:left w:val="single" w:sz="8" w:space="0" w:color="auto"/>
              <w:bottom w:val="single" w:sz="8" w:space="0" w:color="auto"/>
              <w:right w:val="single" w:sz="4" w:space="0" w:color="auto"/>
            </w:tcBorders>
            <w:shd w:val="clear" w:color="000000" w:fill="FCE4D6"/>
            <w:noWrap/>
            <w:vAlign w:val="bottom"/>
            <w:hideMark/>
          </w:tcPr>
          <w:p w14:paraId="0FDBDF38"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left"/>
              <w:rPr>
                <w:ins w:id="141" w:author="Larry Pearlstein" w:date="2017-11-25T21:53:00Z"/>
                <w:rFonts w:ascii="Calibri" w:hAnsi="Calibri"/>
                <w:b/>
                <w:bCs/>
                <w:sz w:val="18"/>
                <w:szCs w:val="18"/>
                <w:lang w:val="en-US"/>
              </w:rPr>
            </w:pPr>
            <w:ins w:id="142" w:author="Larry Pearlstein" w:date="2017-11-25T21:53:00Z">
              <w:r w:rsidRPr="006745EB">
                <w:rPr>
                  <w:rFonts w:ascii="Calibri" w:hAnsi="Calibri"/>
                  <w:b/>
                  <w:bCs/>
                  <w:sz w:val="18"/>
                  <w:szCs w:val="18"/>
                  <w:lang w:val="en-US"/>
                </w:rPr>
                <w:t>TOTAL</w:t>
              </w:r>
            </w:ins>
          </w:p>
        </w:tc>
        <w:tc>
          <w:tcPr>
            <w:tcW w:w="3060" w:type="dxa"/>
            <w:tcBorders>
              <w:top w:val="single" w:sz="4" w:space="0" w:color="auto"/>
              <w:left w:val="nil"/>
              <w:bottom w:val="single" w:sz="8" w:space="0" w:color="auto"/>
              <w:right w:val="single" w:sz="4" w:space="0" w:color="auto"/>
            </w:tcBorders>
            <w:shd w:val="clear" w:color="000000" w:fill="FCE4D6"/>
            <w:vAlign w:val="bottom"/>
            <w:hideMark/>
          </w:tcPr>
          <w:p w14:paraId="010F15E1"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left"/>
              <w:rPr>
                <w:ins w:id="143" w:author="Larry Pearlstein" w:date="2017-11-25T21:53:00Z"/>
                <w:rFonts w:ascii="Calibri" w:hAnsi="Calibri"/>
                <w:b/>
                <w:bCs/>
                <w:sz w:val="18"/>
                <w:szCs w:val="18"/>
                <w:lang w:val="en-US"/>
              </w:rPr>
            </w:pPr>
            <w:ins w:id="144" w:author="Larry Pearlstein" w:date="2017-11-25T21:53:00Z">
              <w:r w:rsidRPr="006745EB">
                <w:rPr>
                  <w:rFonts w:ascii="Calibri" w:hAnsi="Calibri"/>
                  <w:b/>
                  <w:bCs/>
                  <w:sz w:val="18"/>
                  <w:szCs w:val="18"/>
                  <w:lang w:val="en-US"/>
                </w:rPr>
                <w:t> </w:t>
              </w:r>
            </w:ins>
          </w:p>
        </w:tc>
        <w:tc>
          <w:tcPr>
            <w:tcW w:w="960" w:type="dxa"/>
            <w:tcBorders>
              <w:top w:val="single" w:sz="4" w:space="0" w:color="auto"/>
              <w:left w:val="nil"/>
              <w:bottom w:val="single" w:sz="8" w:space="0" w:color="auto"/>
              <w:right w:val="single" w:sz="4" w:space="0" w:color="auto"/>
            </w:tcBorders>
            <w:shd w:val="clear" w:color="000000" w:fill="FCE4D6"/>
            <w:noWrap/>
            <w:vAlign w:val="bottom"/>
            <w:hideMark/>
          </w:tcPr>
          <w:p w14:paraId="3AC7047F"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right"/>
              <w:rPr>
                <w:ins w:id="145" w:author="Larry Pearlstein" w:date="2017-11-25T21:53:00Z"/>
                <w:rFonts w:ascii="Calibri" w:hAnsi="Calibri"/>
                <w:b/>
                <w:bCs/>
                <w:sz w:val="18"/>
                <w:szCs w:val="18"/>
                <w:lang w:val="en-US"/>
              </w:rPr>
            </w:pPr>
            <w:ins w:id="146" w:author="Larry Pearlstein" w:date="2017-11-25T21:53:00Z">
              <w:r w:rsidRPr="006745EB">
                <w:rPr>
                  <w:rFonts w:ascii="Calibri" w:hAnsi="Calibri"/>
                  <w:b/>
                  <w:bCs/>
                  <w:sz w:val="18"/>
                  <w:szCs w:val="18"/>
                  <w:lang w:val="en-US"/>
                </w:rPr>
                <w:t>8.5</w:t>
              </w:r>
            </w:ins>
          </w:p>
        </w:tc>
        <w:tc>
          <w:tcPr>
            <w:tcW w:w="1120" w:type="dxa"/>
            <w:tcBorders>
              <w:top w:val="single" w:sz="4" w:space="0" w:color="auto"/>
              <w:left w:val="nil"/>
              <w:bottom w:val="single" w:sz="8" w:space="0" w:color="auto"/>
              <w:right w:val="single" w:sz="8" w:space="0" w:color="auto"/>
            </w:tcBorders>
            <w:shd w:val="clear" w:color="000000" w:fill="FCE4D6"/>
            <w:noWrap/>
            <w:vAlign w:val="bottom"/>
            <w:hideMark/>
          </w:tcPr>
          <w:p w14:paraId="000458FA" w14:textId="77777777" w:rsidR="006745EB" w:rsidRPr="006745EB" w:rsidRDefault="006745EB" w:rsidP="006745EB">
            <w:pPr>
              <w:pBdr>
                <w:top w:val="none" w:sz="0" w:space="0" w:color="auto"/>
                <w:left w:val="none" w:sz="0" w:space="0" w:color="auto"/>
                <w:bottom w:val="none" w:sz="0" w:space="0" w:color="auto"/>
                <w:right w:val="none" w:sz="0" w:space="0" w:color="auto"/>
                <w:between w:val="none" w:sz="0" w:space="0" w:color="auto"/>
              </w:pBdr>
              <w:jc w:val="right"/>
              <w:rPr>
                <w:ins w:id="147" w:author="Larry Pearlstein" w:date="2017-11-25T21:53:00Z"/>
                <w:rFonts w:ascii="Calibri" w:hAnsi="Calibri"/>
                <w:b/>
                <w:bCs/>
                <w:sz w:val="18"/>
                <w:szCs w:val="18"/>
                <w:lang w:val="en-US"/>
              </w:rPr>
            </w:pPr>
            <w:ins w:id="148" w:author="Larry Pearlstein" w:date="2017-11-25T21:53:00Z">
              <w:r w:rsidRPr="006745EB">
                <w:rPr>
                  <w:rFonts w:ascii="Calibri" w:hAnsi="Calibri"/>
                  <w:b/>
                  <w:bCs/>
                  <w:sz w:val="18"/>
                  <w:szCs w:val="18"/>
                  <w:lang w:val="en-US"/>
                </w:rPr>
                <w:t>10</w:t>
              </w:r>
            </w:ins>
          </w:p>
        </w:tc>
      </w:tr>
    </w:tbl>
    <w:p w14:paraId="217635B7" w14:textId="77777777" w:rsidR="001D7328" w:rsidRDefault="001D7328">
      <w:pPr>
        <w:spacing w:line="276" w:lineRule="auto"/>
        <w:jc w:val="left"/>
        <w:rPr>
          <w:rFonts w:ascii="Courier New" w:eastAsia="Courier New" w:hAnsi="Courier New" w:cs="Courier New"/>
        </w:rPr>
      </w:pPr>
      <w:bookmarkStart w:id="149" w:name="_GoBack"/>
      <w:bookmarkEnd w:id="149"/>
    </w:p>
    <w:sectPr w:rsidR="001D7328">
      <w:type w:val="continuous"/>
      <w:pgSz w:w="12240" w:h="15840"/>
      <w:pgMar w:top="1080" w:right="893" w:bottom="1440" w:left="900" w:header="0" w:footer="720" w:gutter="0"/>
      <w:cols w:space="720" w:equalWidth="0">
        <w:col w:w="10447"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7820CF"/>
    <w:multiLevelType w:val="multilevel"/>
    <w:tmpl w:val="A1C6D7E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63660447"/>
    <w:multiLevelType w:val="multilevel"/>
    <w:tmpl w:val="A8FC437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arry Pearlstein">
    <w15:presenceInfo w15:providerId="None" w15:userId="Larry Pearlste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trackRevisions/>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A34E89"/>
    <w:rsid w:val="000608F2"/>
    <w:rsid w:val="00061433"/>
    <w:rsid w:val="001D7328"/>
    <w:rsid w:val="00427EA0"/>
    <w:rsid w:val="004707CE"/>
    <w:rsid w:val="00596337"/>
    <w:rsid w:val="005B503D"/>
    <w:rsid w:val="006745EB"/>
    <w:rsid w:val="00774C24"/>
    <w:rsid w:val="008179D1"/>
    <w:rsid w:val="00867D6B"/>
    <w:rsid w:val="00A34E89"/>
    <w:rsid w:val="00AC7DE1"/>
    <w:rsid w:val="00FE1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ADC2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lang w:val="en" w:eastAsia="en-US" w:bidi="ar-SA"/>
      </w:rPr>
    </w:rPrDefault>
    <w:pPrDefault>
      <w:pPr>
        <w:pBdr>
          <w:top w:val="nil"/>
          <w:left w:val="nil"/>
          <w:bottom w:val="nil"/>
          <w:right w:val="nil"/>
          <w:between w:val="nil"/>
        </w:pBdr>
        <w:jc w:val="cente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tabs>
        <w:tab w:val="left" w:pos="216"/>
      </w:tabs>
      <w:spacing w:before="160" w:after="80"/>
      <w:outlineLvl w:val="0"/>
    </w:pPr>
    <w:rPr>
      <w:smallCaps/>
    </w:rPr>
  </w:style>
  <w:style w:type="paragraph" w:styleId="Heading2">
    <w:name w:val="heading 2"/>
    <w:basedOn w:val="Normal"/>
    <w:next w:val="Normal"/>
    <w:pPr>
      <w:keepNext/>
      <w:keepLines/>
      <w:spacing w:before="120" w:after="60"/>
      <w:ind w:left="288" w:hanging="288"/>
      <w:jc w:val="left"/>
      <w:outlineLvl w:val="1"/>
    </w:pPr>
    <w:rPr>
      <w:i/>
    </w:rPr>
  </w:style>
  <w:style w:type="paragraph" w:styleId="Heading3">
    <w:name w:val="heading 3"/>
    <w:basedOn w:val="Normal"/>
    <w:next w:val="Normal"/>
    <w:pPr>
      <w:keepNext/>
      <w:keepLines/>
      <w:ind w:firstLine="288"/>
      <w:jc w:val="both"/>
      <w:outlineLvl w:val="2"/>
    </w:pPr>
    <w:rPr>
      <w:i/>
    </w:rPr>
  </w:style>
  <w:style w:type="paragraph" w:styleId="Heading4">
    <w:name w:val="heading 4"/>
    <w:basedOn w:val="Normal"/>
    <w:next w:val="Normal"/>
    <w:pPr>
      <w:keepNext/>
      <w:keepLines/>
      <w:tabs>
        <w:tab w:val="left" w:pos="720"/>
      </w:tabs>
      <w:spacing w:before="40" w:after="40"/>
      <w:ind w:firstLine="504"/>
      <w:jc w:val="both"/>
      <w:outlineLvl w:val="3"/>
    </w:pPr>
    <w:rPr>
      <w:i/>
    </w:rPr>
  </w:style>
  <w:style w:type="paragraph" w:styleId="Heading5">
    <w:name w:val="heading 5"/>
    <w:basedOn w:val="Normal"/>
    <w:next w:val="Normal"/>
    <w:pPr>
      <w:keepNext/>
      <w:keepLines/>
      <w:tabs>
        <w:tab w:val="left" w:pos="360"/>
      </w:tabs>
      <w:spacing w:before="160" w:after="80"/>
      <w:outlineLvl w:val="4"/>
    </w:pPr>
    <w:rPr>
      <w:smallCaps/>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179D1"/>
    <w:pPr>
      <w:ind w:left="720"/>
      <w:contextualSpacing/>
    </w:pPr>
  </w:style>
  <w:style w:type="paragraph" w:styleId="BalloonText">
    <w:name w:val="Balloon Text"/>
    <w:basedOn w:val="Normal"/>
    <w:link w:val="BalloonTextChar"/>
    <w:uiPriority w:val="99"/>
    <w:semiHidden/>
    <w:unhideWhenUsed/>
    <w:rsid w:val="008179D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79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24847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16</Pages>
  <Words>3550</Words>
  <Characters>20236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Larry Pearlstein</cp:lastModifiedBy>
  <cp:revision>5</cp:revision>
  <dcterms:created xsi:type="dcterms:W3CDTF">2017-11-11T03:08:00Z</dcterms:created>
  <dcterms:modified xsi:type="dcterms:W3CDTF">2017-11-26T02:53:00Z</dcterms:modified>
</cp:coreProperties>
</file>