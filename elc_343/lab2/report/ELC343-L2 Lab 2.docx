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2FA" w:rsidRDefault="00CA3052">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Lab 2 -</w:t>
      </w:r>
      <w:r>
        <w:rPr>
          <w:rFonts w:ascii="Times New Roman" w:eastAsia="Times New Roman" w:hAnsi="Times New Roman" w:cs="Times New Roman"/>
          <w:sz w:val="48"/>
          <w:szCs w:val="48"/>
        </w:rPr>
        <w:tab/>
        <w:t>PSoC Intro: LEDs, Square Wave, Button, Pins</w:t>
      </w:r>
    </w:p>
    <w:p w:rsidR="009B12FA" w:rsidRDefault="009B12FA">
      <w:pPr>
        <w:jc w:val="center"/>
        <w:rPr>
          <w:rFonts w:ascii="Times New Roman" w:eastAsia="Times New Roman" w:hAnsi="Times New Roman" w:cs="Times New Roman"/>
          <w:sz w:val="48"/>
          <w:szCs w:val="48"/>
        </w:rPr>
      </w:pPr>
    </w:p>
    <w:p w:rsidR="009B12FA" w:rsidRDefault="00CA3052">
      <w:pPr>
        <w:jc w:val="cente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114300" distB="114300" distL="114300" distR="114300">
            <wp:extent cx="6067108" cy="255044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6067108" cy="2550448"/>
                    </a:xfrm>
                    <a:prstGeom prst="rect">
                      <a:avLst/>
                    </a:prstGeom>
                    <a:ln/>
                  </pic:spPr>
                </pic:pic>
              </a:graphicData>
            </a:graphic>
          </wp:inline>
        </w:drawing>
      </w:r>
    </w:p>
    <w:p w:rsidR="009B12FA" w:rsidRDefault="009B12FA">
      <w:pPr>
        <w:jc w:val="center"/>
        <w:rPr>
          <w:rFonts w:ascii="Times New Roman" w:eastAsia="Times New Roman" w:hAnsi="Times New Roman" w:cs="Times New Roman"/>
          <w:sz w:val="48"/>
          <w:szCs w:val="48"/>
        </w:rPr>
      </w:pPr>
    </w:p>
    <w:p w:rsidR="009B12FA" w:rsidRDefault="00CA305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Alexis Adie and Timonty Lum</w:t>
      </w:r>
    </w:p>
    <w:p w:rsidR="009B12FA" w:rsidRDefault="00CA305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ELC 343-L2: Microcomputer Systems</w:t>
      </w:r>
    </w:p>
    <w:p w:rsidR="009B12FA" w:rsidRDefault="009B12FA">
      <w:pPr>
        <w:jc w:val="center"/>
        <w:rPr>
          <w:rFonts w:ascii="Times New Roman" w:eastAsia="Times New Roman" w:hAnsi="Times New Roman" w:cs="Times New Roman"/>
          <w:sz w:val="36"/>
          <w:szCs w:val="36"/>
        </w:rPr>
      </w:pPr>
    </w:p>
    <w:p w:rsidR="009B12FA" w:rsidRDefault="00CA305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Submitted: </w:t>
      </w:r>
    </w:p>
    <w:p w:rsidR="009B12FA" w:rsidRDefault="00CA305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September 21st, 2017</w:t>
      </w:r>
    </w:p>
    <w:p w:rsidR="009B12FA" w:rsidRDefault="009B12FA">
      <w:pPr>
        <w:rPr>
          <w:rFonts w:ascii="Times New Roman" w:eastAsia="Times New Roman" w:hAnsi="Times New Roman" w:cs="Times New Roman"/>
          <w:sz w:val="48"/>
          <w:szCs w:val="48"/>
        </w:rPr>
      </w:pPr>
    </w:p>
    <w:p w:rsidR="009B12FA" w:rsidRDefault="009B12FA">
      <w:pPr>
        <w:jc w:val="center"/>
        <w:rPr>
          <w:rFonts w:ascii="Times New Roman" w:eastAsia="Times New Roman" w:hAnsi="Times New Roman" w:cs="Times New Roman"/>
          <w:sz w:val="48"/>
          <w:szCs w:val="48"/>
        </w:rPr>
      </w:pPr>
    </w:p>
    <w:p w:rsidR="009B12FA" w:rsidRDefault="009B12FA">
      <w:pPr>
        <w:jc w:val="center"/>
        <w:rPr>
          <w:rFonts w:ascii="Times New Roman" w:eastAsia="Times New Roman" w:hAnsi="Times New Roman" w:cs="Times New Roman"/>
          <w:sz w:val="48"/>
          <w:szCs w:val="48"/>
        </w:rPr>
      </w:pPr>
    </w:p>
    <w:p w:rsidR="009B12FA" w:rsidRDefault="009B12FA">
      <w:pPr>
        <w:jc w:val="center"/>
        <w:rPr>
          <w:rFonts w:ascii="Times New Roman" w:eastAsia="Times New Roman" w:hAnsi="Times New Roman" w:cs="Times New Roman"/>
          <w:sz w:val="48"/>
          <w:szCs w:val="48"/>
        </w:rPr>
      </w:pPr>
    </w:p>
    <w:p w:rsidR="009B12FA" w:rsidRDefault="009B12FA">
      <w:pPr>
        <w:rPr>
          <w:rFonts w:ascii="Times New Roman" w:eastAsia="Times New Roman" w:hAnsi="Times New Roman" w:cs="Times New Roman"/>
          <w:sz w:val="48"/>
          <w:szCs w:val="48"/>
        </w:rPr>
      </w:pPr>
    </w:p>
    <w:p w:rsidR="009B12FA" w:rsidRDefault="009B12FA">
      <w:pPr>
        <w:rPr>
          <w:rFonts w:ascii="Times New Roman" w:eastAsia="Times New Roman" w:hAnsi="Times New Roman" w:cs="Times New Roman"/>
          <w:sz w:val="48"/>
          <w:szCs w:val="48"/>
        </w:rPr>
      </w:pPr>
    </w:p>
    <w:p w:rsidR="009B12FA" w:rsidRDefault="00CA305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Lab 2 -</w:t>
      </w:r>
      <w:r>
        <w:rPr>
          <w:rFonts w:ascii="Times New Roman" w:eastAsia="Times New Roman" w:hAnsi="Times New Roman" w:cs="Times New Roman"/>
          <w:sz w:val="40"/>
          <w:szCs w:val="40"/>
        </w:rPr>
        <w:tab/>
        <w:t>PSoC Intro: LEDs, Square Wave, Button, Pins</w:t>
      </w:r>
    </w:p>
    <w:p w:rsidR="009B12FA" w:rsidRDefault="00CA305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Alexis Adie and Timonty Lum</w:t>
      </w:r>
    </w:p>
    <w:p w:rsidR="009B12FA" w:rsidRDefault="009B12FA">
      <w:pPr>
        <w:widowControl w:val="0"/>
        <w:spacing w:line="240" w:lineRule="auto"/>
        <w:rPr>
          <w:rFonts w:ascii="Times New Roman" w:eastAsia="Times New Roman" w:hAnsi="Times New Roman" w:cs="Times New Roman"/>
          <w:sz w:val="20"/>
          <w:szCs w:val="20"/>
        </w:rPr>
      </w:pPr>
    </w:p>
    <w:p w:rsidR="009B12FA" w:rsidRDefault="00CA305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Department of Electrical and Computer Engineering </w:t>
      </w:r>
    </w:p>
    <w:p w:rsidR="009B12FA" w:rsidRDefault="00CA305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College of New Jersey </w:t>
      </w:r>
    </w:p>
    <w:p w:rsidR="009B12FA" w:rsidRDefault="00CA3052">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2000 Pennington Road, Ewing, NJ 08618, USA </w:t>
      </w:r>
    </w:p>
    <w:p w:rsidR="009B12FA" w:rsidRDefault="00CA3052">
      <w:pPr>
        <w:widowControl w:val="0"/>
        <w:spacing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0"/>
          <w:szCs w:val="20"/>
        </w:rPr>
        <w:t>(adiea1, lumt1)@tcnj.edu</w:t>
      </w:r>
    </w:p>
    <w:p w:rsidR="009B12FA" w:rsidRDefault="009B12FA">
      <w:pPr>
        <w:spacing w:line="240" w:lineRule="auto"/>
        <w:jc w:val="center"/>
        <w:rPr>
          <w:rFonts w:ascii="Times New Roman" w:eastAsia="Times New Roman" w:hAnsi="Times New Roman" w:cs="Times New Roman"/>
          <w:sz w:val="20"/>
          <w:szCs w:val="20"/>
        </w:rPr>
        <w:sectPr w:rsidR="009B12FA">
          <w:pgSz w:w="12240" w:h="15840"/>
          <w:pgMar w:top="1440" w:right="720" w:bottom="1440" w:left="810" w:header="0" w:footer="720" w:gutter="0"/>
          <w:pgNumType w:start="1"/>
          <w:cols w:space="720"/>
        </w:sectPr>
      </w:pPr>
    </w:p>
    <w:p w:rsidR="009B12FA" w:rsidRDefault="00CA3052">
      <w:pPr>
        <w:pStyle w:val="Heading1"/>
        <w:spacing w:before="160" w:after="80" w:line="240" w:lineRule="auto"/>
        <w:jc w:val="center"/>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I. Introduction</w:t>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experiment was to us PSoC Creator to create a square wave at a designated output pin and blink an LED by sending the signal to its corresponding pin. The team was also required to read the state of a pushbutton and drive its state to a pin (LED).</w:t>
      </w:r>
    </w:p>
    <w:p w:rsidR="009B12FA" w:rsidRDefault="00CA3052">
      <w:pPr>
        <w:pStyle w:val="Heading1"/>
        <w:spacing w:before="160" w:after="80" w:line="240" w:lineRule="auto"/>
        <w:jc w:val="center"/>
        <w:rPr>
          <w:i/>
        </w:rPr>
      </w:pPr>
      <w:r>
        <w:rPr>
          <w:rFonts w:ascii="Times New Roman" w:eastAsia="Times New Roman" w:hAnsi="Times New Roman" w:cs="Times New Roman"/>
          <w:smallCaps/>
          <w:sz w:val="28"/>
          <w:szCs w:val="28"/>
        </w:rPr>
        <w:t>II. Methodology</w:t>
      </w:r>
    </w:p>
    <w:p w:rsidR="009B12FA" w:rsidRDefault="00CA305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Part 1: Producing a Square Wave on an Output Pin</w:t>
      </w:r>
    </w:p>
    <w:p w:rsidR="009B12FA" w:rsidRDefault="009B12FA">
      <w:pPr>
        <w:rPr>
          <w:rFonts w:ascii="Times New Roman" w:eastAsia="Times New Roman" w:hAnsi="Times New Roman" w:cs="Times New Roman"/>
          <w:i/>
          <w:sz w:val="24"/>
          <w:szCs w:val="24"/>
        </w:rPr>
      </w:pPr>
    </w:p>
    <w:p w:rsidR="009B12FA" w:rsidRDefault="00CA3052">
      <w:pPr>
        <w:rPr>
          <w:ins w:id="0" w:author="Larry Pearlstein" w:date="2017-10-08T22:32: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began by creating a new project file in PSoC Creator. As instructed, a digital output pin was added to the schematic. For the code, it was determined that setting the pin to one, delaying it, then setting it to zero, and delaying once more would create the desired square wave. </w:t>
      </w:r>
    </w:p>
    <w:p w:rsidR="00E6077F" w:rsidRDefault="00E6077F">
      <w:pPr>
        <w:rPr>
          <w:ins w:id="1" w:author="Larry Pearlstein" w:date="2017-10-08T22:32:00Z"/>
          <w:rFonts w:ascii="Times New Roman" w:eastAsia="Times New Roman" w:hAnsi="Times New Roman" w:cs="Times New Roman"/>
          <w:sz w:val="24"/>
          <w:szCs w:val="24"/>
        </w:rPr>
      </w:pPr>
      <w:ins w:id="2" w:author="Larry Pearlstein" w:date="2017-10-08T22:32:00Z">
        <w:r>
          <w:rPr>
            <w:rFonts w:ascii="Times New Roman" w:eastAsia="Times New Roman" w:hAnsi="Times New Roman" w:cs="Times New Roman"/>
            <w:sz w:val="24"/>
            <w:szCs w:val="24"/>
          </w:rPr>
          <w:t>From the lab handout:</w:t>
        </w:r>
      </w:ins>
    </w:p>
    <w:p w:rsidR="00E6077F" w:rsidRDefault="00E6077F" w:rsidP="00E6077F">
      <w:pPr>
        <w:pStyle w:val="Default"/>
        <w:rPr>
          <w:ins w:id="3" w:author="Larry Pearlstein" w:date="2017-10-08T22:32:00Z"/>
        </w:rPr>
      </w:pPr>
    </w:p>
    <w:p w:rsidR="00E6077F" w:rsidRDefault="00E6077F" w:rsidP="00E6077F">
      <w:pPr>
        <w:pStyle w:val="Default"/>
        <w:rPr>
          <w:ins w:id="4" w:author="Larry Pearlstein" w:date="2017-10-08T22:32:00Z"/>
        </w:rPr>
      </w:pPr>
      <w:ins w:id="5" w:author="Larry Pearlstein" w:date="2017-10-08T22:32:00Z">
        <w:r>
          <w:t xml:space="preserve"> </w:t>
        </w:r>
      </w:ins>
    </w:p>
    <w:p w:rsidR="00E6077F" w:rsidRDefault="00E6077F" w:rsidP="00E6077F">
      <w:pPr>
        <w:pStyle w:val="Default"/>
        <w:numPr>
          <w:ilvl w:val="0"/>
          <w:numId w:val="1"/>
        </w:numPr>
        <w:rPr>
          <w:ins w:id="6" w:author="Larry Pearlstein" w:date="2017-10-08T22:32:00Z"/>
          <w:sz w:val="22"/>
          <w:szCs w:val="22"/>
        </w:rPr>
      </w:pPr>
      <w:ins w:id="7" w:author="Larry Pearlstein" w:date="2017-10-08T22:32:00Z">
        <w:r>
          <w:rPr>
            <w:sz w:val="22"/>
            <w:szCs w:val="22"/>
          </w:rPr>
          <w:t xml:space="preserve">Fill in ‘C’ code in the infinite loop within main.c to produce a square wave on your output pin (try to produce the </w:t>
        </w:r>
        <w:r w:rsidRPr="00E6077F">
          <w:rPr>
            <w:b/>
            <w:sz w:val="28"/>
            <w:szCs w:val="22"/>
            <w:rPrChange w:id="8" w:author="Larry Pearlstein" w:date="2017-10-08T22:33:00Z">
              <w:rPr>
                <w:sz w:val="22"/>
                <w:szCs w:val="22"/>
              </w:rPr>
            </w:rPrChange>
          </w:rPr>
          <w:t>maximum possible frequency</w:t>
        </w:r>
        <w:r>
          <w:rPr>
            <w:sz w:val="22"/>
            <w:szCs w:val="22"/>
          </w:rPr>
          <w:t xml:space="preserve">). NOTE – I want you to write code to toggle the pin state without using PSoC hardwired components. </w:t>
        </w:r>
      </w:ins>
    </w:p>
    <w:p w:rsidR="00E6077F" w:rsidRDefault="00E6077F">
      <w:pPr>
        <w:rPr>
          <w:rFonts w:ascii="Times New Roman" w:eastAsia="Times New Roman" w:hAnsi="Times New Roman" w:cs="Times New Roman"/>
          <w:sz w:val="24"/>
          <w:szCs w:val="24"/>
        </w:rPr>
      </w:pPr>
    </w:p>
    <w:p w:rsidR="009B12FA" w:rsidRDefault="009B12FA">
      <w:pPr>
        <w:rPr>
          <w:rFonts w:ascii="Times New Roman" w:eastAsia="Times New Roman" w:hAnsi="Times New Roman" w:cs="Times New Roman"/>
          <w:sz w:val="24"/>
          <w:szCs w:val="24"/>
        </w:rPr>
      </w:pP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test the functioning of the code, the board was programmed, and the circuit was tested with an oscilloscope. The team varied the time delay to 250 ms, 500 ms, and 700 ms in order to display the functioning of the square wave. </w:t>
      </w:r>
    </w:p>
    <w:p w:rsidR="009B12FA" w:rsidRDefault="009B12FA">
      <w:pPr>
        <w:rPr>
          <w:rFonts w:ascii="Times New Roman" w:eastAsia="Times New Roman" w:hAnsi="Times New Roman" w:cs="Times New Roman"/>
          <w:sz w:val="24"/>
          <w:szCs w:val="24"/>
        </w:rPr>
      </w:pPr>
    </w:p>
    <w:p w:rsidR="009B12FA" w:rsidRDefault="009B12FA">
      <w:pPr>
        <w:rPr>
          <w:rFonts w:ascii="Times New Roman" w:eastAsia="Times New Roman" w:hAnsi="Times New Roman" w:cs="Times New Roman"/>
          <w:sz w:val="24"/>
          <w:szCs w:val="24"/>
        </w:rPr>
      </w:pP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076575" cy="14668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7807" t="17245" r="29429" b="25787"/>
                    <a:stretch>
                      <a:fillRect/>
                    </a:stretch>
                  </pic:blipFill>
                  <pic:spPr>
                    <a:xfrm>
                      <a:off x="0" y="0"/>
                      <a:ext cx="3076575" cy="1466850"/>
                    </a:xfrm>
                    <a:prstGeom prst="rect">
                      <a:avLst/>
                    </a:prstGeom>
                    <a:ln/>
                  </pic:spPr>
                </pic:pic>
              </a:graphicData>
            </a:graphic>
          </wp:inline>
        </w:drawing>
      </w:r>
    </w:p>
    <w:p w:rsidR="009B12FA" w:rsidRDefault="00CA30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 : Square Wave Produced by 250 ms Delay</w:t>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61212" cy="174783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8408" t="16267" r="30030" b="25837"/>
                    <a:stretch>
                      <a:fillRect/>
                    </a:stretch>
                  </pic:blipFill>
                  <pic:spPr>
                    <a:xfrm>
                      <a:off x="0" y="0"/>
                      <a:ext cx="2961212" cy="1747838"/>
                    </a:xfrm>
                    <a:prstGeom prst="rect">
                      <a:avLst/>
                    </a:prstGeom>
                    <a:ln/>
                  </pic:spPr>
                </pic:pic>
              </a:graphicData>
            </a:graphic>
          </wp:inline>
        </w:drawing>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2.2 : Square Wave Produced by 500 ms Delay</w:t>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71800" cy="170021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7807" t="17703" r="29729" b="25358"/>
                    <a:stretch>
                      <a:fillRect/>
                    </a:stretch>
                  </pic:blipFill>
                  <pic:spPr>
                    <a:xfrm>
                      <a:off x="0" y="0"/>
                      <a:ext cx="2971800" cy="1700213"/>
                    </a:xfrm>
                    <a:prstGeom prst="rect">
                      <a:avLst/>
                    </a:prstGeom>
                    <a:ln/>
                  </pic:spPr>
                </pic:pic>
              </a:graphicData>
            </a:graphic>
          </wp:inline>
        </w:drawing>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2.3 : Square Wave Produced by 700 ms Delay</w:t>
      </w:r>
    </w:p>
    <w:p w:rsidR="009B12FA" w:rsidRDefault="009B12FA">
      <w:pPr>
        <w:rPr>
          <w:rFonts w:ascii="Times New Roman" w:eastAsia="Times New Roman" w:hAnsi="Times New Roman" w:cs="Times New Roman"/>
          <w:sz w:val="24"/>
          <w:szCs w:val="24"/>
        </w:rPr>
      </w:pPr>
    </w:p>
    <w:p w:rsidR="009B12FA" w:rsidRDefault="009B12FA">
      <w:pPr>
        <w:rPr>
          <w:rFonts w:ascii="Times New Roman" w:eastAsia="Times New Roman" w:hAnsi="Times New Roman" w:cs="Times New Roman"/>
          <w:i/>
          <w:sz w:val="24"/>
          <w:szCs w:val="24"/>
        </w:rPr>
      </w:pP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i/>
          <w:sz w:val="24"/>
          <w:szCs w:val="24"/>
        </w:rPr>
        <w:t>Part 2: LED Toggle and Blinking LED</w:t>
      </w:r>
    </w:p>
    <w:p w:rsidR="009B12FA" w:rsidRDefault="009B12FA">
      <w:pPr>
        <w:rPr>
          <w:rFonts w:ascii="Times New Roman" w:eastAsia="Times New Roman" w:hAnsi="Times New Roman" w:cs="Times New Roman"/>
          <w:sz w:val="24"/>
          <w:szCs w:val="24"/>
        </w:rPr>
      </w:pP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LED was wired to an output pin to begin our extension of the first design. The code was adjusted </w:t>
      </w:r>
      <w:r>
        <w:rPr>
          <w:rFonts w:ascii="Times New Roman" w:eastAsia="Times New Roman" w:hAnsi="Times New Roman" w:cs="Times New Roman"/>
          <w:sz w:val="24"/>
          <w:szCs w:val="24"/>
        </w:rPr>
        <w:lastRenderedPageBreak/>
        <w:t>by setting on/off values of time to 1000ms so that the LED flashes at a rate of 60 flashes per minute. A digital input pin and a second output pin is added to the schematic. The digital input pin is then mapped to the pin wired to the pushbutton. The second output pin is wired to the free LED and coded so that the LED reacts accordingly to the state of the pushbutton. The design was downloaded onto the PSoC board and tested.</w:t>
      </w:r>
    </w:p>
    <w:p w:rsidR="009B12FA" w:rsidRDefault="009B12FA">
      <w:pPr>
        <w:rPr>
          <w:rFonts w:ascii="Times New Roman" w:eastAsia="Times New Roman" w:hAnsi="Times New Roman" w:cs="Times New Roman"/>
          <w:sz w:val="24"/>
          <w:szCs w:val="24"/>
        </w:rPr>
      </w:pP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306569" cy="15763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35896" t="26923" r="18758" b="41346"/>
                    <a:stretch>
                      <a:fillRect/>
                    </a:stretch>
                  </pic:blipFill>
                  <pic:spPr>
                    <a:xfrm>
                      <a:off x="0" y="0"/>
                      <a:ext cx="3306569" cy="1576388"/>
                    </a:xfrm>
                    <a:prstGeom prst="rect">
                      <a:avLst/>
                    </a:prstGeom>
                    <a:ln/>
                  </pic:spPr>
                </pic:pic>
              </a:graphicData>
            </a:graphic>
          </wp:inline>
        </w:drawing>
      </w:r>
    </w:p>
    <w:p w:rsidR="009B12FA" w:rsidRDefault="00CA30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 Pin I/O Configuration</w:t>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33663" cy="2091718"/>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t="23035" b="17344"/>
                    <a:stretch>
                      <a:fillRect/>
                    </a:stretch>
                  </pic:blipFill>
                  <pic:spPr>
                    <a:xfrm>
                      <a:off x="0" y="0"/>
                      <a:ext cx="2633663" cy="2091718"/>
                    </a:xfrm>
                    <a:prstGeom prst="rect">
                      <a:avLst/>
                    </a:prstGeom>
                    <a:ln/>
                  </pic:spPr>
                </pic:pic>
              </a:graphicData>
            </a:graphic>
          </wp:inline>
        </w:drawing>
      </w:r>
    </w:p>
    <w:p w:rsidR="009B12FA" w:rsidRDefault="00CA30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 Blinking LED (On) vs. Untoggled Pushbutton LED</w:t>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19375" cy="1704975"/>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t="22950" b="28142"/>
                    <a:stretch>
                      <a:fillRect/>
                    </a:stretch>
                  </pic:blipFill>
                  <pic:spPr>
                    <a:xfrm>
                      <a:off x="0" y="0"/>
                      <a:ext cx="2619375" cy="1704975"/>
                    </a:xfrm>
                    <a:prstGeom prst="rect">
                      <a:avLst/>
                    </a:prstGeom>
                    <a:ln/>
                  </pic:spPr>
                </pic:pic>
              </a:graphicData>
            </a:graphic>
          </wp:inline>
        </w:drawing>
      </w:r>
    </w:p>
    <w:p w:rsidR="009B12FA" w:rsidRDefault="00CA30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2.6: Blinking LED (Off) vs. Toggled Pushbutton LED</w:t>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909638" cy="2166938"/>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t="23423" b="20720"/>
                    <a:stretch>
                      <a:fillRect/>
                    </a:stretch>
                  </pic:blipFill>
                  <pic:spPr>
                    <a:xfrm>
                      <a:off x="0" y="0"/>
                      <a:ext cx="2909638" cy="2166938"/>
                    </a:xfrm>
                    <a:prstGeom prst="rect">
                      <a:avLst/>
                    </a:prstGeom>
                    <a:ln/>
                  </pic:spPr>
                </pic:pic>
              </a:graphicData>
            </a:graphic>
          </wp:inline>
        </w:drawing>
      </w:r>
    </w:p>
    <w:p w:rsidR="009B12FA" w:rsidRDefault="00CA30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2.7: Blinking LED (On) vs. Toggled Pushbutton LED</w:t>
      </w:r>
    </w:p>
    <w:p w:rsidR="009B12FA" w:rsidRDefault="009B12FA">
      <w:pPr>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CA3052">
      <w:pPr>
        <w:pStyle w:val="Heading1"/>
        <w:spacing w:before="160" w:after="80" w:line="240" w:lineRule="auto"/>
        <w:jc w:val="center"/>
      </w:pPr>
      <w:bookmarkStart w:id="9" w:name="_qn5w763g3nhm" w:colFirst="0" w:colLast="0"/>
      <w:bookmarkEnd w:id="9"/>
      <w:r>
        <w:rPr>
          <w:rFonts w:ascii="Times New Roman" w:eastAsia="Times New Roman" w:hAnsi="Times New Roman" w:cs="Times New Roman"/>
          <w:smallCaps/>
          <w:sz w:val="28"/>
          <w:szCs w:val="28"/>
        </w:rPr>
        <w:t>III. Discussion</w:t>
      </w:r>
    </w:p>
    <w:p w:rsidR="009B12FA" w:rsidRDefault="00CA3052">
      <w:pPr>
        <w:spacing w:line="240" w:lineRule="auto"/>
        <w:jc w:val="both"/>
        <w:rPr>
          <w:ins w:id="10" w:author="Larry Pearlstein" w:date="2017-10-10T06:19:00Z"/>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lab required the team to use a pull-up resistor in the button toggle configuration in order to turn the static LED on and off. The pull-up resistor works by driving the current from the power source to the LED. When the resistance was “pulled up” (the button was pressed), the circuit was incomplete and as  result, no current flowed to the LED. </w:t>
      </w:r>
    </w:p>
    <w:p w:rsidR="00C33FEE" w:rsidRDefault="00C33FEE">
      <w:pPr>
        <w:spacing w:line="240" w:lineRule="auto"/>
        <w:jc w:val="both"/>
        <w:rPr>
          <w:rFonts w:ascii="Times New Roman" w:eastAsia="Times New Roman" w:hAnsi="Times New Roman" w:cs="Times New Roman"/>
          <w:sz w:val="27"/>
          <w:szCs w:val="27"/>
        </w:rPr>
      </w:pPr>
      <w:ins w:id="11" w:author="Larry Pearlstein" w:date="2017-10-10T06:19:00Z">
        <w:r>
          <w:rPr>
            <w:rFonts w:ascii="Times New Roman" w:eastAsia="Times New Roman" w:hAnsi="Times New Roman" w:cs="Times New Roman"/>
            <w:sz w:val="27"/>
            <w:szCs w:val="27"/>
          </w:rPr>
          <w:t>NO – the pull-up resistor was for the input pin, and is unrelated to the LED!</w:t>
        </w:r>
      </w:ins>
      <w:ins w:id="12" w:author="Larry Pearlstein" w:date="2017-10-10T06:20:00Z">
        <w:r w:rsidR="00CA3052">
          <w:rPr>
            <w:rFonts w:ascii="Times New Roman" w:eastAsia="Times New Roman" w:hAnsi="Times New Roman" w:cs="Times New Roman"/>
            <w:sz w:val="27"/>
            <w:szCs w:val="27"/>
          </w:rPr>
          <w:t xml:space="preserve">  The LED has a series resistor to limit current.</w:t>
        </w:r>
      </w:ins>
    </w:p>
    <w:p w:rsidR="009B12FA" w:rsidRDefault="009B12FA">
      <w:pPr>
        <w:spacing w:line="240" w:lineRule="auto"/>
        <w:jc w:val="both"/>
        <w:rPr>
          <w:ins w:id="13" w:author="Larry Pearlstein" w:date="2017-10-08T22:34:00Z"/>
          <w:rFonts w:ascii="Times New Roman" w:eastAsia="Times New Roman" w:hAnsi="Times New Roman" w:cs="Times New Roman"/>
          <w:sz w:val="27"/>
          <w:szCs w:val="27"/>
        </w:rPr>
      </w:pPr>
    </w:p>
    <w:p w:rsidR="004E1501" w:rsidRDefault="004E1501">
      <w:pPr>
        <w:spacing w:line="240" w:lineRule="auto"/>
        <w:jc w:val="both"/>
        <w:rPr>
          <w:ins w:id="14" w:author="Larry Pearlstein" w:date="2017-10-08T22:34:00Z"/>
          <w:rFonts w:ascii="Times New Roman" w:eastAsia="Times New Roman" w:hAnsi="Times New Roman" w:cs="Times New Roman"/>
          <w:sz w:val="27"/>
          <w:szCs w:val="27"/>
        </w:rPr>
      </w:pPr>
      <w:ins w:id="15" w:author="Larry Pearlstein" w:date="2017-10-08T22:34:00Z">
        <w:r>
          <w:rPr>
            <w:rFonts w:ascii="Times New Roman" w:eastAsia="Times New Roman" w:hAnsi="Times New Roman" w:cs="Times New Roman"/>
            <w:sz w:val="27"/>
            <w:szCs w:val="27"/>
          </w:rPr>
          <w:t>Please use a single font size for your normal text.</w:t>
        </w:r>
      </w:ins>
    </w:p>
    <w:p w:rsidR="004E1501" w:rsidRDefault="004E1501">
      <w:pPr>
        <w:spacing w:line="240" w:lineRule="auto"/>
        <w:jc w:val="both"/>
        <w:rPr>
          <w:rFonts w:ascii="Times New Roman" w:eastAsia="Times New Roman" w:hAnsi="Times New Roman" w:cs="Times New Roman"/>
          <w:sz w:val="27"/>
          <w:szCs w:val="27"/>
        </w:rPr>
      </w:pPr>
    </w:p>
    <w:p w:rsidR="009B12FA" w:rsidRDefault="00CA3052">
      <w:pPr>
        <w:pStyle w:val="Heading1"/>
        <w:spacing w:before="160" w:after="80" w:line="240" w:lineRule="auto"/>
        <w:jc w:val="center"/>
        <w:rPr>
          <w:rFonts w:ascii="Times New Roman" w:eastAsia="Times New Roman" w:hAnsi="Times New Roman" w:cs="Times New Roman"/>
          <w:smallCaps/>
          <w:sz w:val="28"/>
          <w:szCs w:val="28"/>
        </w:rPr>
      </w:pPr>
      <w:bookmarkStart w:id="16" w:name="_2fbk179f15gr" w:colFirst="0" w:colLast="0"/>
      <w:bookmarkEnd w:id="16"/>
      <w:r>
        <w:rPr>
          <w:rFonts w:ascii="Times New Roman" w:eastAsia="Times New Roman" w:hAnsi="Times New Roman" w:cs="Times New Roman"/>
          <w:smallCaps/>
          <w:sz w:val="28"/>
          <w:szCs w:val="28"/>
        </w:rPr>
        <w:t xml:space="preserve">IV. </w:t>
      </w:r>
      <w:r>
        <w:rPr>
          <w:rFonts w:ascii="Times New Roman" w:eastAsia="Times New Roman" w:hAnsi="Times New Roman" w:cs="Times New Roman"/>
          <w:smallCaps/>
          <w:sz w:val="28"/>
          <w:szCs w:val="28"/>
        </w:rPr>
        <w:tab/>
        <w:t>Conclusion</w:t>
      </w:r>
    </w:p>
    <w:p w:rsidR="009B12FA" w:rsidRDefault="00CA30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objectives to generate squares waves, blink LEDs, and drive a pushbutton state to a pin have been met with success. In Part 1, a digital output pin was added to the schematic. The output pin was referred to Pin_1 in the C code and was configured </w:t>
      </w:r>
      <w:r>
        <w:rPr>
          <w:rFonts w:ascii="Times New Roman" w:eastAsia="Times New Roman" w:hAnsi="Times New Roman" w:cs="Times New Roman"/>
          <w:sz w:val="24"/>
          <w:szCs w:val="24"/>
        </w:rPr>
        <w:lastRenderedPageBreak/>
        <w:t>to turn on (1) and off (0) for 500ms each. Downloading the program onto the PSoC board made it possible to analyze the square waves. The length of time of the on and off state was changed to 250ms and 700ms so check the functionality of the generator. Part 2 required a configuration on the design that made use of two LEDs on the PSoC board. The first LED used the square wave generator code from Part 1 to generate a blinking LED. The second LED was wired to a pushbutton using digital I/O pins. The C code was extended to read the state of the pushbutton and write the state of the LED according to the state of the pushbutton. After downloading the project onto the PSoC board, the first LED blinks and the second LED turns off only when the pushbutton is activated. The results of the experiment showed no deviation from the expected results.</w:t>
      </w:r>
    </w:p>
    <w:p w:rsidR="009B12FA" w:rsidRDefault="009B12FA">
      <w:pPr>
        <w:ind w:right="180" w:hanging="720"/>
        <w:rPr>
          <w:sz w:val="20"/>
          <w:szCs w:val="20"/>
        </w:rPr>
      </w:pPr>
    </w:p>
    <w:p w:rsidR="009B12FA" w:rsidRDefault="009B12FA">
      <w:pPr>
        <w:ind w:right="180" w:hanging="720"/>
        <w:rPr>
          <w:rFonts w:ascii="Times New Roman" w:eastAsia="Times New Roman" w:hAnsi="Times New Roman" w:cs="Times New Roman"/>
          <w:i/>
          <w:sz w:val="24"/>
          <w:szCs w:val="24"/>
        </w:rPr>
      </w:pPr>
    </w:p>
    <w:p w:rsidR="009B12FA" w:rsidRDefault="00CA3052">
      <w:pPr>
        <w:ind w:right="18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B12FA" w:rsidRDefault="00CA3052">
      <w:pPr>
        <w:pStyle w:val="Heading1"/>
        <w:spacing w:before="160" w:after="80" w:line="240" w:lineRule="auto"/>
        <w:jc w:val="center"/>
        <w:rPr>
          <w:rFonts w:ascii="Times New Roman" w:eastAsia="Times New Roman" w:hAnsi="Times New Roman" w:cs="Times New Roman"/>
          <w:sz w:val="24"/>
          <w:szCs w:val="24"/>
        </w:rPr>
      </w:pPr>
      <w:bookmarkStart w:id="17" w:name="_thpgu5d3qkeu" w:colFirst="0" w:colLast="0"/>
      <w:bookmarkEnd w:id="17"/>
      <w:r>
        <w:rPr>
          <w:rFonts w:ascii="Times New Roman" w:eastAsia="Times New Roman" w:hAnsi="Times New Roman" w:cs="Times New Roman"/>
          <w:smallCaps/>
          <w:sz w:val="28"/>
          <w:szCs w:val="28"/>
        </w:rPr>
        <w:t xml:space="preserve">V. </w:t>
      </w:r>
      <w:r>
        <w:rPr>
          <w:rFonts w:ascii="Times New Roman" w:eastAsia="Times New Roman" w:hAnsi="Times New Roman" w:cs="Times New Roman"/>
          <w:smallCaps/>
          <w:sz w:val="28"/>
          <w:szCs w:val="28"/>
        </w:rPr>
        <w:tab/>
        <w:t>Code</w:t>
      </w:r>
    </w:p>
    <w:p w:rsidR="009B12FA" w:rsidRDefault="00CA3052">
      <w:pPr>
        <w:ind w:right="18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B12FA" w:rsidRDefault="00CA3052">
      <w:pPr>
        <w:ind w:right="18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Part 1: Square Wave</w:t>
      </w:r>
    </w:p>
    <w:p w:rsidR="009B12FA" w:rsidRDefault="00CA3052">
      <w:pPr>
        <w:ind w:right="18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B12FA" w:rsidRDefault="009B12FA">
      <w:pPr>
        <w:ind w:right="180" w:hanging="720"/>
        <w:rPr>
          <w:rFonts w:ascii="Times New Roman" w:eastAsia="Times New Roman" w:hAnsi="Times New Roman" w:cs="Times New Roman"/>
          <w:sz w:val="24"/>
          <w:szCs w:val="24"/>
        </w:rPr>
      </w:pPr>
    </w:p>
    <w:p w:rsidR="009B12FA" w:rsidRDefault="00CA3052">
      <w:pPr>
        <w:ind w:right="180" w:hanging="720"/>
        <w:rPr>
          <w:rFonts w:ascii="Courier New" w:eastAsia="Courier New" w:hAnsi="Courier New" w:cs="Courier New"/>
        </w:rPr>
      </w:pPr>
      <w:r>
        <w:rPr>
          <w:rFonts w:ascii="Courier New" w:eastAsia="Courier New" w:hAnsi="Courier New" w:cs="Courier New"/>
        </w:rPr>
        <w:t>#include &lt;project.h&gt;</w:t>
      </w:r>
    </w:p>
    <w:p w:rsidR="009B12FA" w:rsidRDefault="009B12FA">
      <w:pPr>
        <w:ind w:right="180" w:hanging="720"/>
        <w:rPr>
          <w:rFonts w:ascii="Courier New" w:eastAsia="Courier New" w:hAnsi="Courier New" w:cs="Courier New"/>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CA3052">
      <w:pPr>
        <w:ind w:right="180" w:hanging="720"/>
        <w:rPr>
          <w:rFonts w:ascii="Courier New" w:eastAsia="Courier New" w:hAnsi="Courier New" w:cs="Courier New"/>
        </w:rPr>
      </w:pPr>
      <w:r>
        <w:rPr>
          <w:rFonts w:ascii="Courier New" w:eastAsia="Courier New" w:hAnsi="Courier New" w:cs="Courier New"/>
        </w:rPr>
        <w:t>int main()</w:t>
      </w:r>
    </w:p>
    <w:p w:rsidR="009B12FA" w:rsidRDefault="00CA3052">
      <w:pPr>
        <w:ind w:right="180" w:hanging="720"/>
        <w:rPr>
          <w:rFonts w:ascii="Courier New" w:eastAsia="Courier New" w:hAnsi="Courier New" w:cs="Courier New"/>
        </w:rPr>
      </w:pPr>
      <w:r>
        <w:rPr>
          <w:rFonts w:ascii="Courier New" w:eastAsia="Courier New" w:hAnsi="Courier New" w:cs="Courier New"/>
        </w:rPr>
        <w:t>{</w:t>
      </w:r>
    </w:p>
    <w:p w:rsidR="009B12FA" w:rsidRDefault="00CA3052">
      <w:pPr>
        <w:ind w:right="180" w:hanging="720"/>
        <w:rPr>
          <w:rFonts w:ascii="Courier New" w:eastAsia="Courier New" w:hAnsi="Courier New" w:cs="Courier New"/>
        </w:rPr>
      </w:pPr>
      <w:r>
        <w:rPr>
          <w:rFonts w:ascii="Courier New" w:eastAsia="Courier New" w:hAnsi="Courier New" w:cs="Courier New"/>
        </w:rPr>
        <w:tab/>
        <w:t>CyGlobalIntEnable;</w:t>
      </w:r>
    </w:p>
    <w:p w:rsidR="009B12FA" w:rsidRDefault="009B12FA">
      <w:pPr>
        <w:ind w:right="180" w:hanging="720"/>
        <w:rPr>
          <w:rFonts w:ascii="Courier New" w:eastAsia="Courier New" w:hAnsi="Courier New" w:cs="Courier New"/>
        </w:rPr>
      </w:pPr>
    </w:p>
    <w:p w:rsidR="009B12FA" w:rsidRDefault="009B12FA">
      <w:pPr>
        <w:ind w:right="180" w:hanging="720"/>
        <w:rPr>
          <w:rFonts w:ascii="Courier New" w:eastAsia="Courier New" w:hAnsi="Courier New" w:cs="Courier New"/>
        </w:rPr>
      </w:pPr>
    </w:p>
    <w:p w:rsidR="009B12FA" w:rsidRDefault="00CA3052">
      <w:pPr>
        <w:ind w:right="180" w:hanging="720"/>
        <w:rPr>
          <w:rFonts w:ascii="Courier New" w:eastAsia="Courier New" w:hAnsi="Courier New" w:cs="Courier New"/>
        </w:rPr>
      </w:pPr>
      <w:r>
        <w:rPr>
          <w:rFonts w:ascii="Courier New" w:eastAsia="Courier New" w:hAnsi="Courier New" w:cs="Courier New"/>
        </w:rPr>
        <w:tab/>
        <w:t>//infinite loop that produces a square wave</w:t>
      </w:r>
    </w:p>
    <w:p w:rsidR="009B12FA" w:rsidRDefault="009B12FA">
      <w:pPr>
        <w:ind w:right="180" w:hanging="720"/>
        <w:rPr>
          <w:rFonts w:ascii="Courier New" w:eastAsia="Courier New" w:hAnsi="Courier New" w:cs="Courier New"/>
        </w:rPr>
      </w:pPr>
    </w:p>
    <w:p w:rsidR="009B12FA" w:rsidRDefault="00CA3052">
      <w:pPr>
        <w:ind w:right="180" w:hanging="720"/>
        <w:rPr>
          <w:rFonts w:ascii="Courier New" w:eastAsia="Courier New" w:hAnsi="Courier New" w:cs="Courier New"/>
        </w:rPr>
      </w:pPr>
      <w:r>
        <w:rPr>
          <w:rFonts w:ascii="Courier New" w:eastAsia="Courier New" w:hAnsi="Courier New" w:cs="Courier New"/>
        </w:rPr>
        <w:tab/>
        <w:t>for(;;)</w:t>
      </w:r>
    </w:p>
    <w:p w:rsidR="009B12FA" w:rsidRDefault="00CA3052">
      <w:pPr>
        <w:ind w:right="180" w:hanging="720"/>
        <w:rPr>
          <w:rFonts w:ascii="Courier New" w:eastAsia="Courier New" w:hAnsi="Courier New" w:cs="Courier New"/>
        </w:rPr>
      </w:pPr>
      <w:r>
        <w:rPr>
          <w:rFonts w:ascii="Courier New" w:eastAsia="Courier New" w:hAnsi="Courier New" w:cs="Courier New"/>
        </w:rPr>
        <w:tab/>
        <w:t>{</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//Sets Pin_1 to one and then sets it off for 500 ms</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Pin_1_Write(1);</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CyDelay(500);</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//Sets Pin_1 to zero and then sets it off for 500 ms</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Pin_1_Write(0);</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CyDelay(500);</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rsidR="009B12FA" w:rsidRDefault="00CA3052">
      <w:pPr>
        <w:ind w:right="180" w:hanging="720"/>
        <w:rPr>
          <w:rFonts w:ascii="Courier New" w:eastAsia="Courier New" w:hAnsi="Courier New" w:cs="Courier New"/>
        </w:rPr>
      </w:pPr>
      <w:r>
        <w:rPr>
          <w:rFonts w:ascii="Courier New" w:eastAsia="Courier New" w:hAnsi="Courier New" w:cs="Courier New"/>
        </w:rPr>
        <w:tab/>
        <w:t>}</w:t>
      </w:r>
    </w:p>
    <w:p w:rsidR="009B12FA" w:rsidRDefault="00CA3052">
      <w:pPr>
        <w:ind w:right="180" w:hanging="720"/>
        <w:rPr>
          <w:rFonts w:ascii="Times New Roman" w:eastAsia="Times New Roman" w:hAnsi="Times New Roman" w:cs="Times New Roman"/>
          <w:sz w:val="24"/>
          <w:szCs w:val="24"/>
        </w:rPr>
      </w:pPr>
      <w:r>
        <w:rPr>
          <w:rFonts w:ascii="Courier New" w:eastAsia="Courier New" w:hAnsi="Courier New" w:cs="Courier New"/>
          <w:sz w:val="24"/>
          <w:szCs w:val="24"/>
        </w:rPr>
        <w:t>}</w:t>
      </w:r>
      <w:r>
        <w:rPr>
          <w:rFonts w:ascii="Times New Roman" w:eastAsia="Times New Roman" w:hAnsi="Times New Roman" w:cs="Times New Roman"/>
          <w:sz w:val="24"/>
          <w:szCs w:val="24"/>
        </w:rPr>
        <w:t>/////////////////////////////////////////////////////////////////////////</w:t>
      </w:r>
    </w:p>
    <w:p w:rsidR="009B12FA" w:rsidRDefault="00CA3052">
      <w:pPr>
        <w:ind w:right="18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Part 2: LED Toggle and Square Wave</w:t>
      </w:r>
    </w:p>
    <w:p w:rsidR="009B12FA" w:rsidRDefault="00CA3052">
      <w:pPr>
        <w:ind w:right="180" w:hanging="720"/>
        <w:rPr>
          <w:rFonts w:ascii="Courier New" w:eastAsia="Courier New" w:hAnsi="Courier New" w:cs="Courier New"/>
          <w:sz w:val="24"/>
          <w:szCs w:val="24"/>
        </w:rPr>
      </w:pPr>
      <w:r>
        <w:rPr>
          <w:rFonts w:ascii="Times New Roman" w:eastAsia="Times New Roman" w:hAnsi="Times New Roman" w:cs="Times New Roman"/>
          <w:sz w:val="24"/>
          <w:szCs w:val="24"/>
        </w:rPr>
        <w:t>////////////////////////////////////////////////////////////////////////</w:t>
      </w: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CA3052">
      <w:pPr>
        <w:ind w:right="180" w:hanging="720"/>
        <w:rPr>
          <w:rFonts w:ascii="Courier New" w:eastAsia="Courier New" w:hAnsi="Courier New" w:cs="Courier New"/>
        </w:rPr>
      </w:pPr>
      <w:r>
        <w:rPr>
          <w:rFonts w:ascii="Times New Roman" w:eastAsia="Times New Roman" w:hAnsi="Times New Roman" w:cs="Times New Roman"/>
          <w:sz w:val="24"/>
          <w:szCs w:val="24"/>
        </w:rPr>
        <w:t xml:space="preserve">      </w:t>
      </w:r>
      <w:r>
        <w:rPr>
          <w:rFonts w:ascii="Courier New" w:eastAsia="Courier New" w:hAnsi="Courier New" w:cs="Courier New"/>
        </w:rPr>
        <w:t>#include &lt;project.h&gt;</w:t>
      </w:r>
    </w:p>
    <w:p w:rsidR="009B12FA" w:rsidRDefault="00CA3052">
      <w:pPr>
        <w:ind w:right="180" w:hanging="720"/>
        <w:rPr>
          <w:rFonts w:ascii="Courier New" w:eastAsia="Courier New" w:hAnsi="Courier New" w:cs="Courier New"/>
        </w:rPr>
      </w:pPr>
      <w:r>
        <w:rPr>
          <w:rFonts w:ascii="Courier New" w:eastAsia="Courier New" w:hAnsi="Courier New" w:cs="Courier New"/>
        </w:rPr>
        <w:t>int main()</w:t>
      </w:r>
    </w:p>
    <w:p w:rsidR="009B12FA" w:rsidRDefault="00CA3052">
      <w:pPr>
        <w:ind w:right="180" w:hanging="720"/>
        <w:rPr>
          <w:rFonts w:ascii="Courier New" w:eastAsia="Courier New" w:hAnsi="Courier New" w:cs="Courier New"/>
        </w:rPr>
      </w:pPr>
      <w:r>
        <w:rPr>
          <w:rFonts w:ascii="Courier New" w:eastAsia="Courier New" w:hAnsi="Courier New" w:cs="Courier New"/>
        </w:rPr>
        <w:t>{</w:t>
      </w:r>
    </w:p>
    <w:p w:rsidR="009B12FA" w:rsidRDefault="00CA3052">
      <w:pPr>
        <w:ind w:right="180" w:hanging="720"/>
        <w:rPr>
          <w:rFonts w:ascii="Courier New" w:eastAsia="Courier New" w:hAnsi="Courier New" w:cs="Courier New"/>
        </w:rPr>
      </w:pPr>
      <w:r>
        <w:rPr>
          <w:rFonts w:ascii="Courier New" w:eastAsia="Courier New" w:hAnsi="Courier New" w:cs="Courier New"/>
        </w:rPr>
        <w:tab/>
        <w:t>CyGlobalIntEnable;</w:t>
      </w:r>
    </w:p>
    <w:p w:rsidR="009B12FA" w:rsidRDefault="009B12FA">
      <w:pPr>
        <w:ind w:right="180" w:hanging="720"/>
        <w:rPr>
          <w:rFonts w:ascii="Courier New" w:eastAsia="Courier New" w:hAnsi="Courier New" w:cs="Courier New"/>
        </w:rPr>
      </w:pPr>
    </w:p>
    <w:p w:rsidR="009B12FA" w:rsidRDefault="00CA3052">
      <w:pPr>
        <w:ind w:right="180" w:hanging="720"/>
        <w:rPr>
          <w:rFonts w:ascii="Courier New" w:eastAsia="Courier New" w:hAnsi="Courier New" w:cs="Courier New"/>
        </w:rPr>
      </w:pPr>
      <w:r>
        <w:rPr>
          <w:rFonts w:ascii="Courier New" w:eastAsia="Courier New" w:hAnsi="Courier New" w:cs="Courier New"/>
        </w:rPr>
        <w:tab/>
        <w:t>//infinite loop that produces a square wave</w:t>
      </w:r>
    </w:p>
    <w:p w:rsidR="009B12FA" w:rsidRDefault="009B12FA">
      <w:pPr>
        <w:ind w:right="180" w:hanging="720"/>
        <w:rPr>
          <w:rFonts w:ascii="Times New Roman" w:eastAsia="Times New Roman" w:hAnsi="Times New Roman" w:cs="Times New Roman"/>
          <w:sz w:val="24"/>
          <w:szCs w:val="24"/>
        </w:rPr>
      </w:pPr>
    </w:p>
    <w:p w:rsidR="009B12FA" w:rsidRDefault="00CA3052">
      <w:pPr>
        <w:ind w:right="180" w:hanging="720"/>
        <w:rPr>
          <w:rFonts w:ascii="Courier New" w:eastAsia="Courier New" w:hAnsi="Courier New" w:cs="Courier New"/>
        </w:rPr>
      </w:pPr>
      <w:r>
        <w:rPr>
          <w:rFonts w:ascii="Courier New" w:eastAsia="Courier New" w:hAnsi="Courier New" w:cs="Courier New"/>
        </w:rPr>
        <w:tab/>
        <w:t>for(;;)</w:t>
      </w:r>
    </w:p>
    <w:p w:rsidR="009B12FA" w:rsidRDefault="00CA3052">
      <w:pPr>
        <w:ind w:right="180" w:hanging="720"/>
        <w:rPr>
          <w:rFonts w:ascii="Courier New" w:eastAsia="Courier New" w:hAnsi="Courier New" w:cs="Courier New"/>
        </w:rPr>
      </w:pPr>
      <w:r>
        <w:rPr>
          <w:rFonts w:ascii="Courier New" w:eastAsia="Courier New" w:hAnsi="Courier New" w:cs="Courier New"/>
        </w:rPr>
        <w:tab/>
        <w:t>{</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//Pin_2=button so when the button is pressed</w:t>
      </w:r>
    </w:p>
    <w:p w:rsidR="009B12FA" w:rsidRDefault="00CA3052">
      <w:pPr>
        <w:ind w:right="180" w:hanging="720"/>
        <w:rPr>
          <w:rFonts w:ascii="Courier New" w:eastAsia="Courier New" w:hAnsi="Courier New" w:cs="Courier New"/>
        </w:rPr>
      </w:pPr>
      <w:r>
        <w:rPr>
          <w:rFonts w:ascii="Courier New" w:eastAsia="Courier New" w:hAnsi="Courier New" w:cs="Courier New"/>
        </w:rPr>
        <w:tab/>
        <w:t xml:space="preserve">//Pin_3 (LED2) goes off since the circuit is pulled </w:t>
      </w:r>
    </w:p>
    <w:p w:rsidR="009B12FA" w:rsidRDefault="00CA3052">
      <w:pPr>
        <w:ind w:right="180" w:hanging="720"/>
        <w:rPr>
          <w:rFonts w:ascii="Courier New" w:eastAsia="Courier New" w:hAnsi="Courier New" w:cs="Courier New"/>
        </w:rPr>
      </w:pPr>
      <w:r>
        <w:rPr>
          <w:rFonts w:ascii="Courier New" w:eastAsia="Courier New" w:hAnsi="Courier New" w:cs="Courier New"/>
        </w:rPr>
        <w:tab/>
        <w:t>//and the circuit is disconnected</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Pin_3_Write(Pin_2_Read());</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//Sets Pin_1(LED1) to one and then sets it off for 1000 ms</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Pin_1_Write(1);</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CyDelay(1000);</w:t>
      </w:r>
      <w:ins w:id="18" w:author="Larry Pearlstein" w:date="2017-10-10T06:26:00Z">
        <w:r w:rsidR="003E44DA">
          <w:rPr>
            <w:rFonts w:ascii="Courier New" w:eastAsia="Courier New" w:hAnsi="Courier New" w:cs="Courier New"/>
          </w:rPr>
          <w:t xml:space="preserve"> // Should flash at 1 cycle per second </w:t>
        </w:r>
      </w:ins>
      <w:ins w:id="19" w:author="Larry Pearlstein" w:date="2017-10-10T06:27:00Z">
        <w:r w:rsidR="003E44DA">
          <w:rPr>
            <w:rFonts w:ascii="Courier New" w:eastAsia="Courier New" w:hAnsi="Courier New" w:cs="Courier New"/>
          </w:rPr>
          <w:t>–</w:t>
        </w:r>
      </w:ins>
      <w:ins w:id="20" w:author="Larry Pearlstein" w:date="2017-10-10T06:26:00Z">
        <w:r w:rsidR="003E44DA">
          <w:rPr>
            <w:rFonts w:ascii="Courier New" w:eastAsia="Courier New" w:hAnsi="Courier New" w:cs="Courier New"/>
          </w:rPr>
          <w:t xml:space="preserve"> delays </w:t>
        </w:r>
      </w:ins>
      <w:ins w:id="21" w:author="Larry Pearlstein" w:date="2017-10-10T06:27:00Z">
        <w:r w:rsidR="003E44DA">
          <w:rPr>
            <w:rFonts w:ascii="Courier New" w:eastAsia="Courier New" w:hAnsi="Courier New" w:cs="Courier New"/>
          </w:rPr>
          <w:t>should have been 500 ms!</w:t>
        </w:r>
      </w:ins>
      <w:bookmarkStart w:id="22" w:name="_GoBack"/>
      <w:bookmarkEnd w:id="22"/>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//Sets Pin_1(LED1) to zero and then sets it off for 1000 ms</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Pin_1_Write(0);</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CyDelay(1000);</w:t>
      </w:r>
    </w:p>
    <w:p w:rsidR="009B12FA" w:rsidRDefault="00CA3052">
      <w:pPr>
        <w:ind w:right="180" w:hanging="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
    <w:p w:rsidR="009B12FA" w:rsidRDefault="00CA3052">
      <w:pPr>
        <w:ind w:right="180" w:hanging="720"/>
        <w:rPr>
          <w:rFonts w:ascii="Courier New" w:eastAsia="Courier New" w:hAnsi="Courier New" w:cs="Courier New"/>
        </w:rPr>
      </w:pPr>
      <w:r>
        <w:rPr>
          <w:rFonts w:ascii="Courier New" w:eastAsia="Courier New" w:hAnsi="Courier New" w:cs="Courier New"/>
        </w:rPr>
        <w:tab/>
        <w:t>}</w:t>
      </w:r>
    </w:p>
    <w:p w:rsidR="009B12FA" w:rsidRDefault="00CA3052">
      <w:pPr>
        <w:ind w:right="180" w:hanging="720"/>
        <w:rPr>
          <w:rFonts w:ascii="Courier New" w:eastAsia="Courier New" w:hAnsi="Courier New" w:cs="Courier New"/>
        </w:rPr>
      </w:pPr>
      <w:r>
        <w:rPr>
          <w:rFonts w:ascii="Courier New" w:eastAsia="Courier New" w:hAnsi="Courier New" w:cs="Courier New"/>
        </w:rPr>
        <w:t>}</w:t>
      </w:r>
    </w:p>
    <w:p w:rsidR="009B12FA" w:rsidRDefault="009B12FA">
      <w:pPr>
        <w:ind w:right="180" w:hanging="720"/>
        <w:rPr>
          <w:rFonts w:ascii="Times New Roman" w:eastAsia="Times New Roman" w:hAnsi="Times New Roman" w:cs="Times New Roman"/>
        </w:rPr>
      </w:pPr>
    </w:p>
    <w:p w:rsidR="009B12FA" w:rsidRDefault="009B12FA">
      <w:pPr>
        <w:ind w:right="180" w:hanging="720"/>
        <w:rPr>
          <w:rFonts w:ascii="Times New Roman" w:eastAsia="Times New Roman" w:hAnsi="Times New Roman" w:cs="Times New Roman"/>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B56C97" w:rsidRDefault="00B56C97">
      <w:pPr>
        <w:ind w:right="180" w:hanging="720"/>
        <w:rPr>
          <w:ins w:id="23" w:author="Larry Pearlstein" w:date="2017-10-08T22:36:00Z"/>
          <w:rFonts w:ascii="Times New Roman" w:eastAsia="Times New Roman" w:hAnsi="Times New Roman" w:cs="Times New Roman"/>
          <w:sz w:val="24"/>
          <w:szCs w:val="24"/>
        </w:rPr>
        <w:sectPr w:rsidR="00B56C97">
          <w:type w:val="continuous"/>
          <w:pgSz w:w="12240" w:h="15840"/>
          <w:pgMar w:top="1440" w:right="720" w:bottom="1440" w:left="810" w:header="0" w:footer="720" w:gutter="0"/>
          <w:cols w:num="2" w:space="720" w:equalWidth="0">
            <w:col w:w="4995" w:space="720"/>
            <w:col w:w="4995" w:space="0"/>
          </w:cols>
        </w:sectPr>
      </w:pPr>
    </w:p>
    <w:tbl>
      <w:tblPr>
        <w:tblW w:w="11400" w:type="dxa"/>
        <w:tblInd w:w="118" w:type="dxa"/>
        <w:tblLook w:val="04A0" w:firstRow="1" w:lastRow="0" w:firstColumn="1" w:lastColumn="0" w:noHBand="0" w:noVBand="1"/>
      </w:tblPr>
      <w:tblGrid>
        <w:gridCol w:w="785"/>
        <w:gridCol w:w="2440"/>
        <w:gridCol w:w="5920"/>
        <w:gridCol w:w="1020"/>
        <w:gridCol w:w="1300"/>
      </w:tblGrid>
      <w:tr w:rsidR="00B56C97" w:rsidRPr="00B56C97" w:rsidTr="00B56C97">
        <w:trPr>
          <w:trHeight w:val="270"/>
          <w:ins w:id="24" w:author="Larry Pearlstein" w:date="2017-10-08T22:36:00Z"/>
        </w:trPr>
        <w:tc>
          <w:tcPr>
            <w:tcW w:w="720" w:type="dxa"/>
            <w:tcBorders>
              <w:top w:val="single" w:sz="8" w:space="0" w:color="auto"/>
              <w:left w:val="single" w:sz="8" w:space="0" w:color="auto"/>
              <w:bottom w:val="double" w:sz="6" w:space="0" w:color="auto"/>
              <w:right w:val="single" w:sz="4"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25" w:author="Larry Pearlstein" w:date="2017-10-08T22:36:00Z"/>
                <w:rFonts w:ascii="Calibri" w:eastAsia="Times New Roman" w:hAnsi="Calibri" w:cs="Times New Roman"/>
                <w:b/>
                <w:bCs/>
                <w:sz w:val="20"/>
                <w:szCs w:val="20"/>
                <w:lang w:val="en-US"/>
              </w:rPr>
            </w:pPr>
            <w:ins w:id="26" w:author="Larry Pearlstein" w:date="2017-10-08T22:36:00Z">
              <w:r w:rsidRPr="00B56C97">
                <w:rPr>
                  <w:rFonts w:ascii="Calibri" w:eastAsia="Times New Roman" w:hAnsi="Calibri" w:cs="Times New Roman"/>
                  <w:b/>
                  <w:bCs/>
                  <w:sz w:val="20"/>
                  <w:szCs w:val="20"/>
                  <w:lang w:val="en-US"/>
                </w:rPr>
                <w:t> </w:t>
              </w:r>
            </w:ins>
          </w:p>
        </w:tc>
        <w:tc>
          <w:tcPr>
            <w:tcW w:w="2440" w:type="dxa"/>
            <w:tcBorders>
              <w:top w:val="single" w:sz="8" w:space="0" w:color="auto"/>
              <w:left w:val="nil"/>
              <w:bottom w:val="double" w:sz="6"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27" w:author="Larry Pearlstein" w:date="2017-10-08T22:36:00Z"/>
                <w:rFonts w:ascii="Calibri" w:eastAsia="Times New Roman" w:hAnsi="Calibri" w:cs="Times New Roman"/>
                <w:b/>
                <w:bCs/>
                <w:sz w:val="20"/>
                <w:szCs w:val="20"/>
                <w:lang w:val="en-US"/>
              </w:rPr>
            </w:pPr>
            <w:ins w:id="28" w:author="Larry Pearlstein" w:date="2017-10-08T22:36:00Z">
              <w:r w:rsidRPr="00B56C97">
                <w:rPr>
                  <w:rFonts w:ascii="Calibri" w:eastAsia="Times New Roman" w:hAnsi="Calibri" w:cs="Times New Roman"/>
                  <w:b/>
                  <w:bCs/>
                  <w:sz w:val="20"/>
                  <w:szCs w:val="20"/>
                  <w:lang w:val="en-US"/>
                </w:rPr>
                <w:t>Element</w:t>
              </w:r>
            </w:ins>
          </w:p>
        </w:tc>
        <w:tc>
          <w:tcPr>
            <w:tcW w:w="5920" w:type="dxa"/>
            <w:tcBorders>
              <w:top w:val="single" w:sz="8" w:space="0" w:color="auto"/>
              <w:left w:val="nil"/>
              <w:bottom w:val="double" w:sz="6"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29" w:author="Larry Pearlstein" w:date="2017-10-08T22:36:00Z"/>
                <w:rFonts w:ascii="Calibri" w:eastAsia="Times New Roman" w:hAnsi="Calibri" w:cs="Times New Roman"/>
                <w:b/>
                <w:bCs/>
                <w:sz w:val="20"/>
                <w:szCs w:val="20"/>
                <w:lang w:val="en-US"/>
              </w:rPr>
            </w:pPr>
            <w:ins w:id="30" w:author="Larry Pearlstein" w:date="2017-10-08T22:36:00Z">
              <w:r w:rsidRPr="00B56C97">
                <w:rPr>
                  <w:rFonts w:ascii="Calibri" w:eastAsia="Times New Roman" w:hAnsi="Calibri" w:cs="Times New Roman"/>
                  <w:b/>
                  <w:bCs/>
                  <w:sz w:val="20"/>
                  <w:szCs w:val="20"/>
                  <w:lang w:val="en-US"/>
                </w:rPr>
                <w:t>Desired Response Example</w:t>
              </w:r>
            </w:ins>
          </w:p>
        </w:tc>
        <w:tc>
          <w:tcPr>
            <w:tcW w:w="1020" w:type="dxa"/>
            <w:tcBorders>
              <w:top w:val="single" w:sz="8" w:space="0" w:color="auto"/>
              <w:left w:val="nil"/>
              <w:bottom w:val="double" w:sz="6" w:space="0" w:color="auto"/>
              <w:right w:val="single" w:sz="8" w:space="0" w:color="auto"/>
            </w:tcBorders>
            <w:shd w:val="clear" w:color="000000" w:fill="FFF2CC"/>
            <w:noWrap/>
            <w:vAlign w:val="bottom"/>
            <w:hideMark/>
          </w:tcPr>
          <w:p w:rsidR="00B56C97" w:rsidRPr="00B56C97" w:rsidRDefault="006C7511"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31" w:author="Larry Pearlstein" w:date="2017-10-08T22:36:00Z"/>
                <w:rFonts w:ascii="Calibri" w:eastAsia="Times New Roman" w:hAnsi="Calibri" w:cs="Times New Roman"/>
                <w:b/>
                <w:bCs/>
                <w:sz w:val="20"/>
                <w:szCs w:val="20"/>
                <w:lang w:val="en-US"/>
              </w:rPr>
            </w:pPr>
            <w:ins w:id="32" w:author="Larry Pearlstein" w:date="2017-10-10T06:15:00Z">
              <w:r>
                <w:rPr>
                  <w:rFonts w:ascii="Calibri" w:eastAsia="Times New Roman" w:hAnsi="Calibri" w:cs="Times New Roman"/>
                  <w:b/>
                  <w:bCs/>
                  <w:sz w:val="20"/>
                  <w:szCs w:val="20"/>
                  <w:lang w:val="en-US"/>
                </w:rPr>
                <w:t>Grade</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33" w:author="Larry Pearlstein" w:date="2017-10-08T22:36:00Z"/>
                <w:rFonts w:ascii="Calibri" w:eastAsia="Times New Roman" w:hAnsi="Calibri" w:cs="Times New Roman"/>
                <w:b/>
                <w:bCs/>
                <w:sz w:val="20"/>
                <w:szCs w:val="20"/>
                <w:lang w:val="en-US"/>
              </w:rPr>
            </w:pPr>
            <w:ins w:id="34" w:author="Larry Pearlstein" w:date="2017-10-08T22:36:00Z">
              <w:r w:rsidRPr="00B56C97">
                <w:rPr>
                  <w:rFonts w:ascii="Calibri" w:eastAsia="Times New Roman" w:hAnsi="Calibri" w:cs="Times New Roman"/>
                  <w:b/>
                  <w:bCs/>
                  <w:sz w:val="20"/>
                  <w:szCs w:val="20"/>
                  <w:lang w:val="en-US"/>
                </w:rPr>
                <w:t>Max</w:t>
              </w:r>
            </w:ins>
          </w:p>
        </w:tc>
      </w:tr>
      <w:tr w:rsidR="00B56C97" w:rsidRPr="00B56C97" w:rsidTr="00B56C97">
        <w:trPr>
          <w:trHeight w:val="780"/>
          <w:ins w:id="35" w:author="Larry Pearlstein" w:date="2017-10-08T22:36:00Z"/>
        </w:trPr>
        <w:tc>
          <w:tcPr>
            <w:tcW w:w="720" w:type="dxa"/>
            <w:tcBorders>
              <w:top w:val="nil"/>
              <w:left w:val="single" w:sz="8" w:space="0" w:color="auto"/>
              <w:bottom w:val="single" w:sz="4" w:space="0" w:color="auto"/>
              <w:right w:val="single" w:sz="4"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36" w:author="Larry Pearlstein" w:date="2017-10-08T22:36:00Z"/>
                <w:rFonts w:ascii="Calibri" w:eastAsia="Times New Roman" w:hAnsi="Calibri" w:cs="Times New Roman"/>
                <w:sz w:val="20"/>
                <w:szCs w:val="20"/>
                <w:lang w:val="en-US"/>
              </w:rPr>
            </w:pPr>
            <w:ins w:id="37" w:author="Larry Pearlstein" w:date="2017-10-08T22:36:00Z">
              <w:r w:rsidRPr="00B56C97">
                <w:rPr>
                  <w:rFonts w:ascii="Calibri" w:eastAsia="Times New Roman" w:hAnsi="Calibri" w:cs="Times New Roman"/>
                  <w:sz w:val="20"/>
                  <w:szCs w:val="20"/>
                  <w:lang w:val="en-US"/>
                </w:rPr>
                <w:t>a</w:t>
              </w:r>
            </w:ins>
          </w:p>
        </w:tc>
        <w:tc>
          <w:tcPr>
            <w:tcW w:w="244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38" w:author="Larry Pearlstein" w:date="2017-10-08T22:36:00Z"/>
                <w:rFonts w:ascii="Calibri" w:eastAsia="Times New Roman" w:hAnsi="Calibri" w:cs="Times New Roman"/>
                <w:sz w:val="20"/>
                <w:szCs w:val="20"/>
                <w:lang w:val="en-US"/>
              </w:rPr>
            </w:pPr>
            <w:ins w:id="39" w:author="Larry Pearlstein" w:date="2017-10-08T22:36:00Z">
              <w:r w:rsidRPr="00B56C97">
                <w:rPr>
                  <w:rFonts w:ascii="Calibri" w:eastAsia="Times New Roman" w:hAnsi="Calibri" w:cs="Times New Roman"/>
                  <w:sz w:val="20"/>
                  <w:szCs w:val="20"/>
                  <w:lang w:val="en-US"/>
                </w:rPr>
                <w:t>Introduction</w:t>
              </w:r>
            </w:ins>
          </w:p>
        </w:tc>
        <w:tc>
          <w:tcPr>
            <w:tcW w:w="592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40" w:author="Larry Pearlstein" w:date="2017-10-08T22:36:00Z"/>
                <w:rFonts w:ascii="Calibri" w:eastAsia="Times New Roman" w:hAnsi="Calibri" w:cs="Times New Roman"/>
                <w:sz w:val="20"/>
                <w:szCs w:val="20"/>
                <w:lang w:val="en-US"/>
              </w:rPr>
            </w:pPr>
            <w:ins w:id="41" w:author="Larry Pearlstein" w:date="2017-10-08T22:36:00Z">
              <w:r w:rsidRPr="00B56C97">
                <w:rPr>
                  <w:rFonts w:ascii="Calibri" w:eastAsia="Times New Roman" w:hAnsi="Calibri" w:cs="Times New Roman"/>
                  <w:sz w:val="20"/>
                  <w:szCs w:val="20"/>
                  <w:lang w:val="en-US"/>
                </w:rPr>
                <w:t>Lab intro: maximum frequency square wave, connect LED and generate flashing rate of 60/minute, read state of pushbutton, reflect the state on an LED connected to an output pin.</w:t>
              </w:r>
            </w:ins>
          </w:p>
        </w:tc>
        <w:tc>
          <w:tcPr>
            <w:tcW w:w="1020" w:type="dxa"/>
            <w:tcBorders>
              <w:top w:val="nil"/>
              <w:left w:val="nil"/>
              <w:bottom w:val="single" w:sz="4" w:space="0" w:color="auto"/>
              <w:right w:val="single" w:sz="8"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42" w:author="Larry Pearlstein" w:date="2017-10-08T22:36:00Z"/>
                <w:rFonts w:ascii="Calibri" w:eastAsia="Times New Roman" w:hAnsi="Calibri" w:cs="Times New Roman"/>
                <w:sz w:val="20"/>
                <w:szCs w:val="20"/>
                <w:lang w:val="en-US"/>
              </w:rPr>
            </w:pPr>
            <w:ins w:id="43" w:author="Larry Pearlstein" w:date="2017-10-08T22:36:00Z">
              <w:r w:rsidRPr="00B56C97">
                <w:rPr>
                  <w:rFonts w:ascii="Calibri" w:eastAsia="Times New Roman" w:hAnsi="Calibri" w:cs="Times New Roman"/>
                  <w:sz w:val="20"/>
                  <w:szCs w:val="20"/>
                  <w:lang w:val="en-US"/>
                </w:rPr>
                <w:t> </w:t>
              </w:r>
            </w:ins>
            <w:ins w:id="44" w:author="Larry Pearlstein" w:date="2017-10-10T06:16:00Z">
              <w:r w:rsidR="00F92215">
                <w:rPr>
                  <w:rFonts w:ascii="Calibri" w:eastAsia="Times New Roman" w:hAnsi="Calibri" w:cs="Times New Roman"/>
                  <w:sz w:val="20"/>
                  <w:szCs w:val="20"/>
                  <w:lang w:val="en-US"/>
                </w:rPr>
                <w:t>1</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45" w:author="Larry Pearlstein" w:date="2017-10-08T22:36:00Z"/>
                <w:rFonts w:ascii="Calibri" w:eastAsia="Times New Roman" w:hAnsi="Calibri" w:cs="Times New Roman"/>
                <w:sz w:val="20"/>
                <w:szCs w:val="20"/>
                <w:lang w:val="en-US"/>
              </w:rPr>
            </w:pPr>
            <w:ins w:id="46" w:author="Larry Pearlstein" w:date="2017-10-08T22:36:00Z">
              <w:r w:rsidRPr="00B56C97">
                <w:rPr>
                  <w:rFonts w:ascii="Calibri" w:eastAsia="Times New Roman" w:hAnsi="Calibri" w:cs="Times New Roman"/>
                  <w:sz w:val="20"/>
                  <w:szCs w:val="20"/>
                  <w:lang w:val="en-US"/>
                </w:rPr>
                <w:t>1</w:t>
              </w:r>
            </w:ins>
          </w:p>
        </w:tc>
      </w:tr>
      <w:tr w:rsidR="00B56C97" w:rsidRPr="00B56C97" w:rsidTr="00B56C97">
        <w:trPr>
          <w:trHeight w:val="510"/>
          <w:ins w:id="47" w:author="Larry Pearlstein" w:date="2017-10-08T22:36:00Z"/>
        </w:trPr>
        <w:tc>
          <w:tcPr>
            <w:tcW w:w="720" w:type="dxa"/>
            <w:tcBorders>
              <w:top w:val="nil"/>
              <w:left w:val="single" w:sz="8" w:space="0" w:color="auto"/>
              <w:bottom w:val="single" w:sz="4" w:space="0" w:color="auto"/>
              <w:right w:val="single" w:sz="4"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48" w:author="Larry Pearlstein" w:date="2017-10-08T22:36:00Z"/>
                <w:rFonts w:ascii="Calibri" w:eastAsia="Times New Roman" w:hAnsi="Calibri" w:cs="Times New Roman"/>
                <w:sz w:val="20"/>
                <w:szCs w:val="20"/>
                <w:lang w:val="en-US"/>
              </w:rPr>
            </w:pPr>
            <w:ins w:id="49" w:author="Larry Pearlstein" w:date="2017-10-08T22:36:00Z">
              <w:r w:rsidRPr="00B56C97">
                <w:rPr>
                  <w:rFonts w:ascii="Calibri" w:eastAsia="Times New Roman" w:hAnsi="Calibri" w:cs="Times New Roman"/>
                  <w:sz w:val="20"/>
                  <w:szCs w:val="20"/>
                  <w:lang w:val="en-US"/>
                </w:rPr>
                <w:t>b</w:t>
              </w:r>
            </w:ins>
          </w:p>
        </w:tc>
        <w:tc>
          <w:tcPr>
            <w:tcW w:w="244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50" w:author="Larry Pearlstein" w:date="2017-10-08T22:36:00Z"/>
                <w:rFonts w:ascii="Calibri" w:eastAsia="Times New Roman" w:hAnsi="Calibri" w:cs="Times New Roman"/>
                <w:sz w:val="20"/>
                <w:szCs w:val="20"/>
                <w:lang w:val="en-US"/>
              </w:rPr>
            </w:pPr>
            <w:ins w:id="51" w:author="Larry Pearlstein" w:date="2017-10-08T22:36:00Z">
              <w:r w:rsidRPr="00B56C97">
                <w:rPr>
                  <w:rFonts w:ascii="Calibri" w:eastAsia="Times New Roman" w:hAnsi="Calibri" w:cs="Times New Roman"/>
                  <w:sz w:val="20"/>
                  <w:szCs w:val="20"/>
                  <w:lang w:val="en-US"/>
                </w:rPr>
                <w:t>Procedure</w:t>
              </w:r>
            </w:ins>
          </w:p>
        </w:tc>
        <w:tc>
          <w:tcPr>
            <w:tcW w:w="592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52" w:author="Larry Pearlstein" w:date="2017-10-08T22:36:00Z"/>
                <w:rFonts w:ascii="Calibri" w:eastAsia="Times New Roman" w:hAnsi="Calibri" w:cs="Times New Roman"/>
                <w:sz w:val="20"/>
                <w:szCs w:val="20"/>
                <w:lang w:val="en-US"/>
              </w:rPr>
            </w:pPr>
            <w:ins w:id="53" w:author="Larry Pearlstein" w:date="2017-10-08T22:36:00Z">
              <w:r w:rsidRPr="00B56C97">
                <w:rPr>
                  <w:rFonts w:ascii="Calibri" w:eastAsia="Times New Roman" w:hAnsi="Calibri" w:cs="Times New Roman"/>
                  <w:sz w:val="20"/>
                  <w:szCs w:val="20"/>
                  <w:lang w:val="en-US"/>
                </w:rPr>
                <w:t>What you were asked to do.  How did you gene</w:t>
              </w:r>
            </w:ins>
            <w:ins w:id="54" w:author="Larry Pearlstein" w:date="2017-10-10T06:16:00Z">
              <w:r w:rsidR="00F92215">
                <w:rPr>
                  <w:rFonts w:ascii="Calibri" w:eastAsia="Times New Roman" w:hAnsi="Calibri" w:cs="Times New Roman"/>
                  <w:sz w:val="20"/>
                  <w:szCs w:val="20"/>
                  <w:lang w:val="en-US"/>
                </w:rPr>
                <w:t>r</w:t>
              </w:r>
            </w:ins>
            <w:ins w:id="55" w:author="Larry Pearlstein" w:date="2017-10-08T22:36:00Z">
              <w:r w:rsidRPr="00B56C97">
                <w:rPr>
                  <w:rFonts w:ascii="Calibri" w:eastAsia="Times New Roman" w:hAnsi="Calibri" w:cs="Times New Roman"/>
                  <w:sz w:val="20"/>
                  <w:szCs w:val="20"/>
                  <w:lang w:val="en-US"/>
                </w:rPr>
                <w:t>ate 60 flashes/minute?</w:t>
              </w:r>
            </w:ins>
          </w:p>
        </w:tc>
        <w:tc>
          <w:tcPr>
            <w:tcW w:w="1020" w:type="dxa"/>
            <w:tcBorders>
              <w:top w:val="nil"/>
              <w:left w:val="nil"/>
              <w:bottom w:val="single" w:sz="4" w:space="0" w:color="auto"/>
              <w:right w:val="single" w:sz="8" w:space="0" w:color="auto"/>
            </w:tcBorders>
            <w:shd w:val="clear" w:color="000000" w:fill="FFF2CC"/>
            <w:noWrap/>
            <w:vAlign w:val="bottom"/>
            <w:hideMark/>
          </w:tcPr>
          <w:p w:rsidR="00B56C97" w:rsidRPr="00B56C97" w:rsidRDefault="00C33FEE" w:rsidP="00F92215">
            <w:pPr>
              <w:pBdr>
                <w:top w:val="none" w:sz="0" w:space="0" w:color="auto"/>
                <w:left w:val="none" w:sz="0" w:space="0" w:color="auto"/>
                <w:bottom w:val="none" w:sz="0" w:space="0" w:color="auto"/>
                <w:right w:val="none" w:sz="0" w:space="0" w:color="auto"/>
                <w:between w:val="none" w:sz="0" w:space="0" w:color="auto"/>
              </w:pBdr>
              <w:spacing w:line="240" w:lineRule="auto"/>
              <w:jc w:val="center"/>
              <w:rPr>
                <w:ins w:id="56" w:author="Larry Pearlstein" w:date="2017-10-08T22:36:00Z"/>
                <w:rFonts w:ascii="Calibri" w:eastAsia="Times New Roman" w:hAnsi="Calibri" w:cs="Times New Roman"/>
                <w:sz w:val="20"/>
                <w:szCs w:val="20"/>
                <w:lang w:val="en-US"/>
              </w:rPr>
            </w:pPr>
            <w:ins w:id="57" w:author="Larry Pearlstein" w:date="2017-10-10T06:17:00Z">
              <w:r>
                <w:rPr>
                  <w:rFonts w:ascii="Calibri" w:eastAsia="Times New Roman" w:hAnsi="Calibri" w:cs="Times New Roman"/>
                  <w:sz w:val="20"/>
                  <w:szCs w:val="20"/>
                  <w:lang w:val="en-US"/>
                </w:rPr>
                <w:t>0.</w:t>
              </w:r>
            </w:ins>
            <w:ins w:id="58" w:author="Larry Pearlstein" w:date="2017-10-10T06:20:00Z">
              <w:r w:rsidR="00CA3052">
                <w:rPr>
                  <w:rFonts w:ascii="Calibri" w:eastAsia="Times New Roman" w:hAnsi="Calibri" w:cs="Times New Roman"/>
                  <w:sz w:val="20"/>
                  <w:szCs w:val="20"/>
                  <w:lang w:val="en-US"/>
                </w:rPr>
                <w:t>7</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59" w:author="Larry Pearlstein" w:date="2017-10-08T22:36:00Z"/>
                <w:rFonts w:ascii="Calibri" w:eastAsia="Times New Roman" w:hAnsi="Calibri" w:cs="Times New Roman"/>
                <w:sz w:val="20"/>
                <w:szCs w:val="20"/>
                <w:lang w:val="en-US"/>
              </w:rPr>
            </w:pPr>
            <w:ins w:id="60" w:author="Larry Pearlstein" w:date="2017-10-08T22:36:00Z">
              <w:r w:rsidRPr="00B56C97">
                <w:rPr>
                  <w:rFonts w:ascii="Calibri" w:eastAsia="Times New Roman" w:hAnsi="Calibri" w:cs="Times New Roman"/>
                  <w:sz w:val="20"/>
                  <w:szCs w:val="20"/>
                  <w:lang w:val="en-US"/>
                </w:rPr>
                <w:t>1</w:t>
              </w:r>
            </w:ins>
          </w:p>
        </w:tc>
      </w:tr>
      <w:tr w:rsidR="00B56C97" w:rsidRPr="00B56C97" w:rsidTr="00B56C97">
        <w:trPr>
          <w:trHeight w:val="255"/>
          <w:ins w:id="61" w:author="Larry Pearlstein" w:date="2017-10-08T22:36:00Z"/>
        </w:trPr>
        <w:tc>
          <w:tcPr>
            <w:tcW w:w="720" w:type="dxa"/>
            <w:tcBorders>
              <w:top w:val="nil"/>
              <w:left w:val="single" w:sz="8" w:space="0" w:color="auto"/>
              <w:bottom w:val="single" w:sz="4" w:space="0" w:color="auto"/>
              <w:right w:val="single" w:sz="4"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62" w:author="Larry Pearlstein" w:date="2017-10-08T22:36:00Z"/>
                <w:rFonts w:ascii="Calibri" w:eastAsia="Times New Roman" w:hAnsi="Calibri" w:cs="Times New Roman"/>
                <w:sz w:val="20"/>
                <w:szCs w:val="20"/>
                <w:lang w:val="en-US"/>
              </w:rPr>
            </w:pPr>
            <w:ins w:id="63" w:author="Larry Pearlstein" w:date="2017-10-08T22:36:00Z">
              <w:r w:rsidRPr="00B56C97">
                <w:rPr>
                  <w:rFonts w:ascii="Calibri" w:eastAsia="Times New Roman" w:hAnsi="Calibri" w:cs="Times New Roman"/>
                  <w:sz w:val="20"/>
                  <w:szCs w:val="20"/>
                  <w:lang w:val="en-US"/>
                </w:rPr>
                <w:t>c</w:t>
              </w:r>
            </w:ins>
          </w:p>
        </w:tc>
        <w:tc>
          <w:tcPr>
            <w:tcW w:w="244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64" w:author="Larry Pearlstein" w:date="2017-10-08T22:36:00Z"/>
                <w:rFonts w:ascii="Calibri" w:eastAsia="Times New Roman" w:hAnsi="Calibri" w:cs="Times New Roman"/>
                <w:sz w:val="20"/>
                <w:szCs w:val="20"/>
                <w:lang w:val="en-US"/>
              </w:rPr>
            </w:pPr>
            <w:ins w:id="65" w:author="Larry Pearlstein" w:date="2017-10-08T22:36:00Z">
              <w:r w:rsidRPr="00B56C97">
                <w:rPr>
                  <w:rFonts w:ascii="Calibri" w:eastAsia="Times New Roman" w:hAnsi="Calibri" w:cs="Times New Roman"/>
                  <w:sz w:val="20"/>
                  <w:szCs w:val="20"/>
                  <w:lang w:val="en-US"/>
                </w:rPr>
                <w:t>Results</w:t>
              </w:r>
            </w:ins>
          </w:p>
        </w:tc>
        <w:tc>
          <w:tcPr>
            <w:tcW w:w="592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66" w:author="Larry Pearlstein" w:date="2017-10-08T22:36:00Z"/>
                <w:rFonts w:ascii="Calibri" w:eastAsia="Times New Roman" w:hAnsi="Calibri" w:cs="Times New Roman"/>
                <w:sz w:val="20"/>
                <w:szCs w:val="20"/>
                <w:lang w:val="en-US"/>
              </w:rPr>
            </w:pPr>
            <w:ins w:id="67" w:author="Larry Pearlstein" w:date="2017-10-08T22:36:00Z">
              <w:r w:rsidRPr="00B56C97">
                <w:rPr>
                  <w:rFonts w:ascii="Calibri" w:eastAsia="Times New Roman" w:hAnsi="Calibri" w:cs="Times New Roman"/>
                  <w:sz w:val="20"/>
                  <w:szCs w:val="20"/>
                  <w:lang w:val="en-US"/>
                </w:rPr>
                <w:t>Measured repetition rate at max speed</w:t>
              </w:r>
            </w:ins>
          </w:p>
        </w:tc>
        <w:tc>
          <w:tcPr>
            <w:tcW w:w="1020" w:type="dxa"/>
            <w:tcBorders>
              <w:top w:val="nil"/>
              <w:left w:val="nil"/>
              <w:bottom w:val="single" w:sz="4" w:space="0" w:color="auto"/>
              <w:right w:val="single" w:sz="8"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68" w:author="Larry Pearlstein" w:date="2017-10-08T22:36:00Z"/>
                <w:rFonts w:ascii="Calibri" w:eastAsia="Times New Roman" w:hAnsi="Calibri" w:cs="Times New Roman"/>
                <w:sz w:val="20"/>
                <w:szCs w:val="20"/>
                <w:lang w:val="en-US"/>
              </w:rPr>
            </w:pPr>
            <w:ins w:id="69" w:author="Larry Pearlstein" w:date="2017-10-08T22:36:00Z">
              <w:r w:rsidRPr="00B56C97">
                <w:rPr>
                  <w:rFonts w:ascii="Calibri" w:eastAsia="Times New Roman" w:hAnsi="Calibri" w:cs="Times New Roman"/>
                  <w:sz w:val="20"/>
                  <w:szCs w:val="20"/>
                  <w:lang w:val="en-US"/>
                </w:rPr>
                <w:t> </w:t>
              </w:r>
            </w:ins>
            <w:ins w:id="70" w:author="Larry Pearlstein" w:date="2017-10-10T06:18:00Z">
              <w:r w:rsidR="00C33FEE">
                <w:rPr>
                  <w:rFonts w:ascii="Calibri" w:eastAsia="Times New Roman" w:hAnsi="Calibri" w:cs="Times New Roman"/>
                  <w:sz w:val="20"/>
                  <w:szCs w:val="20"/>
                  <w:lang w:val="en-US"/>
                </w:rPr>
                <w:t>0.</w:t>
              </w:r>
            </w:ins>
            <w:ins w:id="71" w:author="Larry Pearlstein" w:date="2017-10-10T06:20:00Z">
              <w:r w:rsidR="00CA3052">
                <w:rPr>
                  <w:rFonts w:ascii="Calibri" w:eastAsia="Times New Roman" w:hAnsi="Calibri" w:cs="Times New Roman"/>
                  <w:sz w:val="20"/>
                  <w:szCs w:val="20"/>
                  <w:lang w:val="en-US"/>
                </w:rPr>
                <w:t>7</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72" w:author="Larry Pearlstein" w:date="2017-10-08T22:36:00Z"/>
                <w:rFonts w:ascii="Calibri" w:eastAsia="Times New Roman" w:hAnsi="Calibri" w:cs="Times New Roman"/>
                <w:sz w:val="20"/>
                <w:szCs w:val="20"/>
                <w:lang w:val="en-US"/>
              </w:rPr>
            </w:pPr>
            <w:ins w:id="73" w:author="Larry Pearlstein" w:date="2017-10-08T22:36:00Z">
              <w:r w:rsidRPr="00B56C97">
                <w:rPr>
                  <w:rFonts w:ascii="Calibri" w:eastAsia="Times New Roman" w:hAnsi="Calibri" w:cs="Times New Roman"/>
                  <w:sz w:val="20"/>
                  <w:szCs w:val="20"/>
                  <w:lang w:val="en-US"/>
                </w:rPr>
                <w:t>1</w:t>
              </w:r>
            </w:ins>
          </w:p>
        </w:tc>
      </w:tr>
      <w:tr w:rsidR="00B56C97" w:rsidRPr="00B56C97" w:rsidTr="00B56C97">
        <w:trPr>
          <w:trHeight w:val="255"/>
          <w:ins w:id="74" w:author="Larry Pearlstein" w:date="2017-10-08T22:36:00Z"/>
        </w:trPr>
        <w:tc>
          <w:tcPr>
            <w:tcW w:w="720" w:type="dxa"/>
            <w:tcBorders>
              <w:top w:val="nil"/>
              <w:left w:val="single" w:sz="8" w:space="0" w:color="auto"/>
              <w:bottom w:val="single" w:sz="4" w:space="0" w:color="auto"/>
              <w:right w:val="single" w:sz="4"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75" w:author="Larry Pearlstein" w:date="2017-10-08T22:36:00Z"/>
                <w:rFonts w:ascii="Calibri" w:eastAsia="Times New Roman" w:hAnsi="Calibri" w:cs="Times New Roman"/>
                <w:sz w:val="20"/>
                <w:szCs w:val="20"/>
                <w:lang w:val="en-US"/>
              </w:rPr>
            </w:pPr>
            <w:ins w:id="76" w:author="Larry Pearlstein" w:date="2017-10-08T22:36:00Z">
              <w:r w:rsidRPr="00B56C97">
                <w:rPr>
                  <w:rFonts w:ascii="Calibri" w:eastAsia="Times New Roman" w:hAnsi="Calibri" w:cs="Times New Roman"/>
                  <w:sz w:val="20"/>
                  <w:szCs w:val="20"/>
                  <w:lang w:val="en-US"/>
                </w:rPr>
                <w:t>d</w:t>
              </w:r>
            </w:ins>
          </w:p>
        </w:tc>
        <w:tc>
          <w:tcPr>
            <w:tcW w:w="244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77" w:author="Larry Pearlstein" w:date="2017-10-08T22:36:00Z"/>
                <w:rFonts w:ascii="Calibri" w:eastAsia="Times New Roman" w:hAnsi="Calibri" w:cs="Times New Roman"/>
                <w:sz w:val="20"/>
                <w:szCs w:val="20"/>
                <w:lang w:val="en-US"/>
              </w:rPr>
            </w:pPr>
            <w:ins w:id="78" w:author="Larry Pearlstein" w:date="2017-10-08T22:36:00Z">
              <w:r w:rsidRPr="00B56C97">
                <w:rPr>
                  <w:rFonts w:ascii="Calibri" w:eastAsia="Times New Roman" w:hAnsi="Calibri" w:cs="Times New Roman"/>
                  <w:sz w:val="20"/>
                  <w:szCs w:val="20"/>
                  <w:lang w:val="en-US"/>
                </w:rPr>
                <w:t> </w:t>
              </w:r>
            </w:ins>
          </w:p>
        </w:tc>
        <w:tc>
          <w:tcPr>
            <w:tcW w:w="592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79" w:author="Larry Pearlstein" w:date="2017-10-08T22:36:00Z"/>
                <w:rFonts w:ascii="Calibri" w:eastAsia="Times New Roman" w:hAnsi="Calibri" w:cs="Times New Roman"/>
                <w:sz w:val="20"/>
                <w:szCs w:val="20"/>
                <w:lang w:val="en-US"/>
              </w:rPr>
            </w:pPr>
            <w:ins w:id="80" w:author="Larry Pearlstein" w:date="2017-10-08T22:36:00Z">
              <w:r w:rsidRPr="00B56C97">
                <w:rPr>
                  <w:rFonts w:ascii="Calibri" w:eastAsia="Times New Roman" w:hAnsi="Calibri" w:cs="Times New Roman"/>
                  <w:sz w:val="20"/>
                  <w:szCs w:val="20"/>
                  <w:lang w:val="en-US"/>
                </w:rPr>
                <w:t>Bonus - measured rates with varying optimization</w:t>
              </w:r>
            </w:ins>
          </w:p>
        </w:tc>
        <w:tc>
          <w:tcPr>
            <w:tcW w:w="1020" w:type="dxa"/>
            <w:tcBorders>
              <w:top w:val="nil"/>
              <w:left w:val="nil"/>
              <w:bottom w:val="single" w:sz="4" w:space="0" w:color="auto"/>
              <w:right w:val="single" w:sz="8"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81" w:author="Larry Pearlstein" w:date="2017-10-08T22:36:00Z"/>
                <w:rFonts w:ascii="Calibri" w:eastAsia="Times New Roman" w:hAnsi="Calibri" w:cs="Times New Roman"/>
                <w:sz w:val="20"/>
                <w:szCs w:val="20"/>
                <w:lang w:val="en-US"/>
              </w:rPr>
            </w:pPr>
            <w:ins w:id="82" w:author="Larry Pearlstein" w:date="2017-10-08T22:36:00Z">
              <w:r w:rsidRPr="00B56C97">
                <w:rPr>
                  <w:rFonts w:ascii="Calibri" w:eastAsia="Times New Roman" w:hAnsi="Calibri" w:cs="Times New Roman"/>
                  <w:sz w:val="20"/>
                  <w:szCs w:val="20"/>
                  <w:lang w:val="en-US"/>
                </w:rPr>
                <w:t> </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83" w:author="Larry Pearlstein" w:date="2017-10-08T22:36:00Z"/>
                <w:rFonts w:ascii="Calibri" w:eastAsia="Times New Roman" w:hAnsi="Calibri" w:cs="Times New Roman"/>
                <w:sz w:val="20"/>
                <w:szCs w:val="20"/>
                <w:lang w:val="en-US"/>
              </w:rPr>
            </w:pPr>
            <w:ins w:id="84" w:author="Larry Pearlstein" w:date="2017-10-08T22:36:00Z">
              <w:r w:rsidRPr="00B56C97">
                <w:rPr>
                  <w:rFonts w:ascii="Calibri" w:eastAsia="Times New Roman" w:hAnsi="Calibri" w:cs="Times New Roman"/>
                  <w:sz w:val="20"/>
                  <w:szCs w:val="20"/>
                  <w:lang w:val="en-US"/>
                </w:rPr>
                <w:t> </w:t>
              </w:r>
            </w:ins>
          </w:p>
        </w:tc>
      </w:tr>
      <w:tr w:rsidR="00B56C97" w:rsidRPr="00B56C97" w:rsidTr="00B56C97">
        <w:trPr>
          <w:trHeight w:val="255"/>
          <w:ins w:id="85" w:author="Larry Pearlstein" w:date="2017-10-08T22:36:00Z"/>
        </w:trPr>
        <w:tc>
          <w:tcPr>
            <w:tcW w:w="720" w:type="dxa"/>
            <w:tcBorders>
              <w:top w:val="nil"/>
              <w:left w:val="single" w:sz="8" w:space="0" w:color="auto"/>
              <w:bottom w:val="single" w:sz="4" w:space="0" w:color="auto"/>
              <w:right w:val="single" w:sz="4"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86" w:author="Larry Pearlstein" w:date="2017-10-08T22:36:00Z"/>
                <w:rFonts w:ascii="Calibri" w:eastAsia="Times New Roman" w:hAnsi="Calibri" w:cs="Times New Roman"/>
                <w:sz w:val="20"/>
                <w:szCs w:val="20"/>
                <w:lang w:val="en-US"/>
              </w:rPr>
            </w:pPr>
            <w:ins w:id="87" w:author="Larry Pearlstein" w:date="2017-10-08T22:36:00Z">
              <w:r w:rsidRPr="00B56C97">
                <w:rPr>
                  <w:rFonts w:ascii="Calibri" w:eastAsia="Times New Roman" w:hAnsi="Calibri" w:cs="Times New Roman"/>
                  <w:sz w:val="20"/>
                  <w:szCs w:val="20"/>
                  <w:lang w:val="en-US"/>
                </w:rPr>
                <w:t>e</w:t>
              </w:r>
            </w:ins>
          </w:p>
        </w:tc>
        <w:tc>
          <w:tcPr>
            <w:tcW w:w="244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88" w:author="Larry Pearlstein" w:date="2017-10-08T22:36:00Z"/>
                <w:rFonts w:ascii="Calibri" w:eastAsia="Times New Roman" w:hAnsi="Calibri" w:cs="Times New Roman"/>
                <w:sz w:val="20"/>
                <w:szCs w:val="20"/>
                <w:lang w:val="en-US"/>
              </w:rPr>
            </w:pPr>
            <w:ins w:id="89" w:author="Larry Pearlstein" w:date="2017-10-08T22:36:00Z">
              <w:r w:rsidRPr="00B56C97">
                <w:rPr>
                  <w:rFonts w:ascii="Calibri" w:eastAsia="Times New Roman" w:hAnsi="Calibri" w:cs="Times New Roman"/>
                  <w:sz w:val="20"/>
                  <w:szCs w:val="20"/>
                  <w:lang w:val="en-US"/>
                </w:rPr>
                <w:t> </w:t>
              </w:r>
            </w:ins>
          </w:p>
        </w:tc>
        <w:tc>
          <w:tcPr>
            <w:tcW w:w="592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90" w:author="Larry Pearlstein" w:date="2017-10-08T22:36:00Z"/>
                <w:rFonts w:ascii="Calibri" w:eastAsia="Times New Roman" w:hAnsi="Calibri" w:cs="Times New Roman"/>
                <w:sz w:val="20"/>
                <w:szCs w:val="20"/>
                <w:lang w:val="en-US"/>
              </w:rPr>
            </w:pPr>
            <w:ins w:id="91" w:author="Larry Pearlstein" w:date="2017-10-08T22:36:00Z">
              <w:r w:rsidRPr="00B56C97">
                <w:rPr>
                  <w:rFonts w:ascii="Calibri" w:eastAsia="Times New Roman" w:hAnsi="Calibri" w:cs="Times New Roman"/>
                  <w:sz w:val="20"/>
                  <w:szCs w:val="20"/>
                  <w:lang w:val="en-US"/>
                </w:rPr>
                <w:t>Observations of LED flashing and LED following pushbutton</w:t>
              </w:r>
            </w:ins>
          </w:p>
        </w:tc>
        <w:tc>
          <w:tcPr>
            <w:tcW w:w="1020" w:type="dxa"/>
            <w:tcBorders>
              <w:top w:val="nil"/>
              <w:left w:val="nil"/>
              <w:bottom w:val="single" w:sz="4" w:space="0" w:color="auto"/>
              <w:right w:val="single" w:sz="8"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92" w:author="Larry Pearlstein" w:date="2017-10-08T22:36:00Z"/>
                <w:rFonts w:ascii="Calibri" w:eastAsia="Times New Roman" w:hAnsi="Calibri" w:cs="Times New Roman"/>
                <w:sz w:val="20"/>
                <w:szCs w:val="20"/>
                <w:lang w:val="en-US"/>
              </w:rPr>
            </w:pPr>
            <w:ins w:id="93" w:author="Larry Pearlstein" w:date="2017-10-08T22:36:00Z">
              <w:r w:rsidRPr="00B56C97">
                <w:rPr>
                  <w:rFonts w:ascii="Calibri" w:eastAsia="Times New Roman" w:hAnsi="Calibri" w:cs="Times New Roman"/>
                  <w:sz w:val="20"/>
                  <w:szCs w:val="20"/>
                  <w:lang w:val="en-US"/>
                </w:rPr>
                <w:t> </w:t>
              </w:r>
            </w:ins>
            <w:ins w:id="94" w:author="Larry Pearlstein" w:date="2017-10-10T06:19:00Z">
              <w:r w:rsidR="00C33FEE">
                <w:rPr>
                  <w:rFonts w:ascii="Calibri" w:eastAsia="Times New Roman" w:hAnsi="Calibri" w:cs="Times New Roman"/>
                  <w:sz w:val="20"/>
                  <w:szCs w:val="20"/>
                  <w:lang w:val="en-US"/>
                </w:rPr>
                <w:t>1</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95" w:author="Larry Pearlstein" w:date="2017-10-08T22:36:00Z"/>
                <w:rFonts w:ascii="Calibri" w:eastAsia="Times New Roman" w:hAnsi="Calibri" w:cs="Times New Roman"/>
                <w:sz w:val="20"/>
                <w:szCs w:val="20"/>
                <w:lang w:val="en-US"/>
              </w:rPr>
            </w:pPr>
            <w:ins w:id="96" w:author="Larry Pearlstein" w:date="2017-10-08T22:36:00Z">
              <w:r w:rsidRPr="00B56C97">
                <w:rPr>
                  <w:rFonts w:ascii="Calibri" w:eastAsia="Times New Roman" w:hAnsi="Calibri" w:cs="Times New Roman"/>
                  <w:sz w:val="20"/>
                  <w:szCs w:val="20"/>
                  <w:lang w:val="en-US"/>
                </w:rPr>
                <w:t>1</w:t>
              </w:r>
            </w:ins>
          </w:p>
        </w:tc>
      </w:tr>
      <w:tr w:rsidR="00B56C97" w:rsidRPr="00B56C97" w:rsidTr="00B56C97">
        <w:trPr>
          <w:trHeight w:val="765"/>
          <w:ins w:id="97" w:author="Larry Pearlstein" w:date="2017-10-08T22:36:00Z"/>
        </w:trPr>
        <w:tc>
          <w:tcPr>
            <w:tcW w:w="720" w:type="dxa"/>
            <w:tcBorders>
              <w:top w:val="nil"/>
              <w:left w:val="single" w:sz="8" w:space="0" w:color="auto"/>
              <w:bottom w:val="single" w:sz="4" w:space="0" w:color="auto"/>
              <w:right w:val="single" w:sz="4"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98" w:author="Larry Pearlstein" w:date="2017-10-08T22:36:00Z"/>
                <w:rFonts w:ascii="Calibri" w:eastAsia="Times New Roman" w:hAnsi="Calibri" w:cs="Times New Roman"/>
                <w:sz w:val="20"/>
                <w:szCs w:val="20"/>
                <w:lang w:val="en-US"/>
              </w:rPr>
            </w:pPr>
            <w:ins w:id="99" w:author="Larry Pearlstein" w:date="2017-10-08T22:36:00Z">
              <w:r w:rsidRPr="00B56C97">
                <w:rPr>
                  <w:rFonts w:ascii="Calibri" w:eastAsia="Times New Roman" w:hAnsi="Calibri" w:cs="Times New Roman"/>
                  <w:sz w:val="20"/>
                  <w:szCs w:val="20"/>
                  <w:lang w:val="en-US"/>
                </w:rPr>
                <w:t>f</w:t>
              </w:r>
            </w:ins>
          </w:p>
        </w:tc>
        <w:tc>
          <w:tcPr>
            <w:tcW w:w="244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100" w:author="Larry Pearlstein" w:date="2017-10-08T22:36:00Z"/>
                <w:rFonts w:ascii="Calibri" w:eastAsia="Times New Roman" w:hAnsi="Calibri" w:cs="Times New Roman"/>
                <w:sz w:val="20"/>
                <w:szCs w:val="20"/>
                <w:lang w:val="en-US"/>
              </w:rPr>
            </w:pPr>
            <w:ins w:id="101" w:author="Larry Pearlstein" w:date="2017-10-08T22:36:00Z">
              <w:r w:rsidRPr="00B56C97">
                <w:rPr>
                  <w:rFonts w:ascii="Calibri" w:eastAsia="Times New Roman" w:hAnsi="Calibri" w:cs="Times New Roman"/>
                  <w:sz w:val="20"/>
                  <w:szCs w:val="20"/>
                  <w:lang w:val="en-US"/>
                </w:rPr>
                <w:t>Discussion</w:t>
              </w:r>
            </w:ins>
          </w:p>
        </w:tc>
        <w:tc>
          <w:tcPr>
            <w:tcW w:w="5920" w:type="dxa"/>
            <w:tcBorders>
              <w:top w:val="nil"/>
              <w:left w:val="nil"/>
              <w:bottom w:val="single" w:sz="4"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102" w:author="Larry Pearlstein" w:date="2017-10-08T22:36:00Z"/>
                <w:rFonts w:ascii="Calibri" w:eastAsia="Times New Roman" w:hAnsi="Calibri" w:cs="Times New Roman"/>
                <w:sz w:val="20"/>
                <w:szCs w:val="20"/>
                <w:lang w:val="en-US"/>
              </w:rPr>
            </w:pPr>
            <w:ins w:id="103" w:author="Larry Pearlstein" w:date="2017-10-08T22:36:00Z">
              <w:r w:rsidRPr="00B56C97">
                <w:rPr>
                  <w:rFonts w:ascii="Calibri" w:eastAsia="Times New Roman" w:hAnsi="Calibri" w:cs="Times New Roman"/>
                  <w:sz w:val="20"/>
                  <w:szCs w:val="20"/>
                  <w:lang w:val="en-US"/>
                </w:rPr>
                <w:t>Why do you need pull-up resistor on pushbutton input?  Why is pushbutton down a logical zero?  Noting that LED that follows the pushbutton has obvious delay due to polling loop rate.</w:t>
              </w:r>
            </w:ins>
          </w:p>
        </w:tc>
        <w:tc>
          <w:tcPr>
            <w:tcW w:w="1020" w:type="dxa"/>
            <w:tcBorders>
              <w:top w:val="nil"/>
              <w:left w:val="nil"/>
              <w:bottom w:val="single" w:sz="4" w:space="0" w:color="auto"/>
              <w:right w:val="single" w:sz="8" w:space="0" w:color="auto"/>
            </w:tcBorders>
            <w:shd w:val="clear" w:color="000000" w:fill="FFF2CC"/>
            <w:noWrap/>
            <w:vAlign w:val="bottom"/>
            <w:hideMark/>
          </w:tcPr>
          <w:p w:rsid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04" w:author="Larry Pearlstein" w:date="2017-10-10T06:20:00Z"/>
                <w:rFonts w:ascii="Calibri" w:eastAsia="Times New Roman" w:hAnsi="Calibri" w:cs="Times New Roman"/>
                <w:sz w:val="20"/>
                <w:szCs w:val="20"/>
                <w:lang w:val="en-US"/>
              </w:rPr>
            </w:pPr>
            <w:ins w:id="105" w:author="Larry Pearlstein" w:date="2017-10-08T22:36:00Z">
              <w:r w:rsidRPr="00B56C97">
                <w:rPr>
                  <w:rFonts w:ascii="Calibri" w:eastAsia="Times New Roman" w:hAnsi="Calibri" w:cs="Times New Roman"/>
                  <w:sz w:val="20"/>
                  <w:szCs w:val="20"/>
                  <w:lang w:val="en-US"/>
                </w:rPr>
                <w:t> </w:t>
              </w:r>
            </w:ins>
            <w:ins w:id="106" w:author="Larry Pearlstein" w:date="2017-10-10T06:20:00Z">
              <w:r w:rsidR="00CA3052">
                <w:rPr>
                  <w:rFonts w:ascii="Calibri" w:eastAsia="Times New Roman" w:hAnsi="Calibri" w:cs="Times New Roman"/>
                  <w:sz w:val="20"/>
                  <w:szCs w:val="20"/>
                  <w:lang w:val="en-US"/>
                </w:rPr>
                <w:t>.</w:t>
              </w:r>
            </w:ins>
            <w:ins w:id="107" w:author="Larry Pearlstein" w:date="2017-10-10T06:21:00Z">
              <w:r w:rsidR="00CA3052">
                <w:rPr>
                  <w:rFonts w:ascii="Calibri" w:eastAsia="Times New Roman" w:hAnsi="Calibri" w:cs="Times New Roman"/>
                  <w:sz w:val="20"/>
                  <w:szCs w:val="20"/>
                  <w:lang w:val="en-US"/>
                </w:rPr>
                <w:t>7</w:t>
              </w:r>
            </w:ins>
          </w:p>
          <w:p w:rsidR="00CA3052" w:rsidRPr="00B56C97" w:rsidRDefault="00CA3052"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08" w:author="Larry Pearlstein" w:date="2017-10-08T22:36:00Z"/>
                <w:rFonts w:ascii="Calibri" w:eastAsia="Times New Roman" w:hAnsi="Calibri" w:cs="Times New Roman"/>
                <w:sz w:val="20"/>
                <w:szCs w:val="20"/>
                <w:lang w:val="en-US"/>
              </w:rPr>
            </w:pPr>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09" w:author="Larry Pearlstein" w:date="2017-10-08T22:36:00Z"/>
                <w:rFonts w:ascii="Calibri" w:eastAsia="Times New Roman" w:hAnsi="Calibri" w:cs="Times New Roman"/>
                <w:sz w:val="20"/>
                <w:szCs w:val="20"/>
                <w:lang w:val="en-US"/>
              </w:rPr>
            </w:pPr>
            <w:ins w:id="110" w:author="Larry Pearlstein" w:date="2017-10-08T22:36:00Z">
              <w:r w:rsidRPr="00B56C97">
                <w:rPr>
                  <w:rFonts w:ascii="Calibri" w:eastAsia="Times New Roman" w:hAnsi="Calibri" w:cs="Times New Roman"/>
                  <w:sz w:val="20"/>
                  <w:szCs w:val="20"/>
                  <w:lang w:val="en-US"/>
                </w:rPr>
                <w:t>1</w:t>
              </w:r>
            </w:ins>
          </w:p>
        </w:tc>
      </w:tr>
      <w:tr w:rsidR="00B56C97" w:rsidRPr="00B56C97" w:rsidTr="00B56C97">
        <w:trPr>
          <w:trHeight w:val="255"/>
          <w:ins w:id="111" w:author="Larry Pearlstein" w:date="2017-10-08T22:36:00Z"/>
        </w:trPr>
        <w:tc>
          <w:tcPr>
            <w:tcW w:w="720" w:type="dxa"/>
            <w:tcBorders>
              <w:top w:val="nil"/>
              <w:left w:val="single" w:sz="8" w:space="0" w:color="auto"/>
              <w:bottom w:val="single" w:sz="4" w:space="0" w:color="auto"/>
              <w:right w:val="single" w:sz="4"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12" w:author="Larry Pearlstein" w:date="2017-10-08T22:36:00Z"/>
                <w:rFonts w:ascii="Calibri" w:eastAsia="Times New Roman" w:hAnsi="Calibri" w:cs="Times New Roman"/>
                <w:sz w:val="20"/>
                <w:szCs w:val="20"/>
                <w:lang w:val="en-US"/>
              </w:rPr>
            </w:pPr>
            <w:ins w:id="113" w:author="Larry Pearlstein" w:date="2017-10-08T22:36:00Z">
              <w:r w:rsidRPr="00B56C97">
                <w:rPr>
                  <w:rFonts w:ascii="Calibri" w:eastAsia="Times New Roman" w:hAnsi="Calibri" w:cs="Times New Roman"/>
                  <w:sz w:val="20"/>
                  <w:szCs w:val="20"/>
                  <w:lang w:val="en-US"/>
                </w:rPr>
                <w:t>g</w:t>
              </w:r>
            </w:ins>
          </w:p>
        </w:tc>
        <w:tc>
          <w:tcPr>
            <w:tcW w:w="244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114" w:author="Larry Pearlstein" w:date="2017-10-08T22:36:00Z"/>
                <w:rFonts w:ascii="Calibri" w:eastAsia="Times New Roman" w:hAnsi="Calibri" w:cs="Times New Roman"/>
                <w:sz w:val="20"/>
                <w:szCs w:val="20"/>
                <w:lang w:val="en-US"/>
              </w:rPr>
            </w:pPr>
            <w:ins w:id="115" w:author="Larry Pearlstein" w:date="2017-10-08T22:36:00Z">
              <w:r w:rsidRPr="00B56C97">
                <w:rPr>
                  <w:rFonts w:ascii="Calibri" w:eastAsia="Times New Roman" w:hAnsi="Calibri" w:cs="Times New Roman"/>
                  <w:sz w:val="20"/>
                  <w:szCs w:val="20"/>
                  <w:lang w:val="en-US"/>
                </w:rPr>
                <w:t>Conclusion</w:t>
              </w:r>
            </w:ins>
          </w:p>
        </w:tc>
        <w:tc>
          <w:tcPr>
            <w:tcW w:w="592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16" w:author="Larry Pearlstein" w:date="2017-10-08T22:36:00Z"/>
                <w:rFonts w:ascii="Calibri" w:eastAsia="Times New Roman" w:hAnsi="Calibri" w:cs="Times New Roman"/>
                <w:sz w:val="20"/>
                <w:szCs w:val="20"/>
                <w:lang w:val="en-US"/>
              </w:rPr>
            </w:pPr>
            <w:ins w:id="117" w:author="Larry Pearlstein" w:date="2017-10-08T22:36:00Z">
              <w:r w:rsidRPr="00B56C97">
                <w:rPr>
                  <w:rFonts w:ascii="Calibri" w:eastAsia="Times New Roman" w:hAnsi="Calibri" w:cs="Times New Roman"/>
                  <w:sz w:val="20"/>
                  <w:szCs w:val="20"/>
                  <w:lang w:val="en-US"/>
                </w:rPr>
                <w:t> </w:t>
              </w:r>
            </w:ins>
          </w:p>
        </w:tc>
        <w:tc>
          <w:tcPr>
            <w:tcW w:w="1020" w:type="dxa"/>
            <w:tcBorders>
              <w:top w:val="nil"/>
              <w:left w:val="single" w:sz="4" w:space="0" w:color="auto"/>
              <w:bottom w:val="single" w:sz="4" w:space="0" w:color="auto"/>
              <w:right w:val="single" w:sz="8"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18" w:author="Larry Pearlstein" w:date="2017-10-08T22:36:00Z"/>
                <w:rFonts w:ascii="Calibri" w:eastAsia="Times New Roman" w:hAnsi="Calibri" w:cs="Times New Roman"/>
                <w:sz w:val="20"/>
                <w:szCs w:val="20"/>
                <w:lang w:val="en-US"/>
              </w:rPr>
            </w:pPr>
            <w:ins w:id="119" w:author="Larry Pearlstein" w:date="2017-10-08T22:36:00Z">
              <w:r w:rsidRPr="00B56C97">
                <w:rPr>
                  <w:rFonts w:ascii="Calibri" w:eastAsia="Times New Roman" w:hAnsi="Calibri" w:cs="Times New Roman"/>
                  <w:sz w:val="20"/>
                  <w:szCs w:val="20"/>
                  <w:lang w:val="en-US"/>
                </w:rPr>
                <w:t> </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20" w:author="Larry Pearlstein" w:date="2017-10-08T22:36:00Z"/>
                <w:rFonts w:ascii="Calibri" w:eastAsia="Times New Roman" w:hAnsi="Calibri" w:cs="Times New Roman"/>
                <w:sz w:val="20"/>
                <w:szCs w:val="20"/>
                <w:lang w:val="en-US"/>
              </w:rPr>
            </w:pPr>
            <w:ins w:id="121" w:author="Larry Pearlstein" w:date="2017-10-08T22:36:00Z">
              <w:r w:rsidRPr="00B56C97">
                <w:rPr>
                  <w:rFonts w:ascii="Calibri" w:eastAsia="Times New Roman" w:hAnsi="Calibri" w:cs="Times New Roman"/>
                  <w:sz w:val="20"/>
                  <w:szCs w:val="20"/>
                  <w:lang w:val="en-US"/>
                </w:rPr>
                <w:t>1</w:t>
              </w:r>
            </w:ins>
          </w:p>
        </w:tc>
      </w:tr>
      <w:tr w:rsidR="00B56C97" w:rsidRPr="00B56C97" w:rsidTr="00B56C97">
        <w:trPr>
          <w:trHeight w:val="525"/>
          <w:ins w:id="122" w:author="Larry Pearlstein" w:date="2017-10-08T22:36:00Z"/>
        </w:trPr>
        <w:tc>
          <w:tcPr>
            <w:tcW w:w="720" w:type="dxa"/>
            <w:tcBorders>
              <w:top w:val="nil"/>
              <w:left w:val="single" w:sz="8" w:space="0" w:color="auto"/>
              <w:bottom w:val="single" w:sz="8"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23" w:author="Larry Pearlstein" w:date="2017-10-08T22:36:00Z"/>
                <w:rFonts w:ascii="Calibri" w:eastAsia="Times New Roman" w:hAnsi="Calibri" w:cs="Times New Roman"/>
                <w:sz w:val="20"/>
                <w:szCs w:val="20"/>
                <w:lang w:val="en-US"/>
              </w:rPr>
            </w:pPr>
            <w:ins w:id="124" w:author="Larry Pearlstein" w:date="2017-10-08T22:36:00Z">
              <w:r w:rsidRPr="00B56C97">
                <w:rPr>
                  <w:rFonts w:ascii="Calibri" w:eastAsia="Times New Roman" w:hAnsi="Calibri" w:cs="Times New Roman"/>
                  <w:sz w:val="20"/>
                  <w:szCs w:val="20"/>
                  <w:lang w:val="en-US"/>
                </w:rPr>
                <w:t>h</w:t>
              </w:r>
            </w:ins>
          </w:p>
        </w:tc>
        <w:tc>
          <w:tcPr>
            <w:tcW w:w="2440" w:type="dxa"/>
            <w:tcBorders>
              <w:top w:val="single" w:sz="4" w:space="0" w:color="auto"/>
              <w:left w:val="nil"/>
              <w:bottom w:val="single" w:sz="8"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125" w:author="Larry Pearlstein" w:date="2017-10-08T22:36:00Z"/>
                <w:rFonts w:ascii="Calibri" w:eastAsia="Times New Roman" w:hAnsi="Calibri" w:cs="Times New Roman"/>
                <w:sz w:val="20"/>
                <w:szCs w:val="20"/>
                <w:lang w:val="en-US"/>
              </w:rPr>
            </w:pPr>
            <w:ins w:id="126" w:author="Larry Pearlstein" w:date="2017-10-08T22:36:00Z">
              <w:r w:rsidRPr="00B56C97">
                <w:rPr>
                  <w:rFonts w:ascii="Calibri" w:eastAsia="Times New Roman" w:hAnsi="Calibri" w:cs="Times New Roman"/>
                  <w:sz w:val="20"/>
                  <w:szCs w:val="20"/>
                  <w:lang w:val="en-US"/>
                </w:rPr>
                <w:t>Overall Quality</w:t>
              </w:r>
            </w:ins>
          </w:p>
        </w:tc>
        <w:tc>
          <w:tcPr>
            <w:tcW w:w="5920" w:type="dxa"/>
            <w:tcBorders>
              <w:top w:val="single" w:sz="4" w:space="0" w:color="auto"/>
              <w:left w:val="nil"/>
              <w:bottom w:val="single" w:sz="8" w:space="0" w:color="auto"/>
              <w:right w:val="single" w:sz="4" w:space="0" w:color="auto"/>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127" w:author="Larry Pearlstein" w:date="2017-10-08T22:36:00Z"/>
                <w:rFonts w:ascii="Calibri" w:eastAsia="Times New Roman" w:hAnsi="Calibri" w:cs="Times New Roman"/>
                <w:sz w:val="20"/>
                <w:szCs w:val="20"/>
                <w:lang w:val="en-US"/>
              </w:rPr>
            </w:pPr>
            <w:ins w:id="128" w:author="Larry Pearlstein" w:date="2017-10-08T22:36:00Z">
              <w:r w:rsidRPr="00B56C97">
                <w:rPr>
                  <w:rFonts w:ascii="Calibri" w:eastAsia="Times New Roman" w:hAnsi="Calibri" w:cs="Times New Roman"/>
                  <w:sz w:val="20"/>
                  <w:szCs w:val="20"/>
                  <w:lang w:val="en-US"/>
                </w:rPr>
                <w:t>Title page, code formatting, correctness and comments, good grammar, organization and completeness.</w:t>
              </w:r>
            </w:ins>
          </w:p>
        </w:tc>
        <w:tc>
          <w:tcPr>
            <w:tcW w:w="1020" w:type="dxa"/>
            <w:tcBorders>
              <w:top w:val="nil"/>
              <w:left w:val="nil"/>
              <w:bottom w:val="single" w:sz="8" w:space="0" w:color="auto"/>
              <w:right w:val="single" w:sz="8" w:space="0" w:color="auto"/>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29" w:author="Larry Pearlstein" w:date="2017-10-08T22:36:00Z"/>
                <w:rFonts w:ascii="Calibri" w:eastAsia="Times New Roman" w:hAnsi="Calibri" w:cs="Times New Roman"/>
                <w:sz w:val="20"/>
                <w:szCs w:val="20"/>
                <w:lang w:val="en-US"/>
              </w:rPr>
            </w:pPr>
            <w:ins w:id="130" w:author="Larry Pearlstein" w:date="2017-10-08T22:36:00Z">
              <w:r w:rsidRPr="00B56C97">
                <w:rPr>
                  <w:rFonts w:ascii="Calibri" w:eastAsia="Times New Roman" w:hAnsi="Calibri" w:cs="Times New Roman"/>
                  <w:sz w:val="20"/>
                  <w:szCs w:val="20"/>
                  <w:lang w:val="en-US"/>
                </w:rPr>
                <w:t> </w:t>
              </w:r>
            </w:ins>
            <w:ins w:id="131" w:author="Larry Pearlstein" w:date="2017-10-10T06:22:00Z">
              <w:r w:rsidR="00CA3052">
                <w:rPr>
                  <w:rFonts w:ascii="Calibri" w:eastAsia="Times New Roman" w:hAnsi="Calibri" w:cs="Times New Roman"/>
                  <w:sz w:val="20"/>
                  <w:szCs w:val="20"/>
                  <w:lang w:val="en-US"/>
                </w:rPr>
                <w:t>3.5</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32" w:author="Larry Pearlstein" w:date="2017-10-08T22:36:00Z"/>
                <w:rFonts w:ascii="Calibri" w:eastAsia="Times New Roman" w:hAnsi="Calibri" w:cs="Times New Roman"/>
                <w:sz w:val="20"/>
                <w:szCs w:val="20"/>
                <w:lang w:val="en-US"/>
              </w:rPr>
            </w:pPr>
            <w:ins w:id="133" w:author="Larry Pearlstein" w:date="2017-10-08T22:36:00Z">
              <w:r w:rsidRPr="00B56C97">
                <w:rPr>
                  <w:rFonts w:ascii="Calibri" w:eastAsia="Times New Roman" w:hAnsi="Calibri" w:cs="Times New Roman"/>
                  <w:sz w:val="20"/>
                  <w:szCs w:val="20"/>
                  <w:lang w:val="en-US"/>
                </w:rPr>
                <w:t>4</w:t>
              </w:r>
            </w:ins>
          </w:p>
        </w:tc>
      </w:tr>
      <w:tr w:rsidR="00B56C97" w:rsidRPr="00B56C97" w:rsidTr="00B56C97">
        <w:trPr>
          <w:trHeight w:val="270"/>
          <w:ins w:id="134" w:author="Larry Pearlstein" w:date="2017-10-08T22:36:00Z"/>
        </w:trPr>
        <w:tc>
          <w:tcPr>
            <w:tcW w:w="72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35" w:author="Larry Pearlstein" w:date="2017-10-08T22:36:00Z"/>
                <w:rFonts w:ascii="Calibri" w:eastAsia="Times New Roman" w:hAnsi="Calibri" w:cs="Times New Roman"/>
                <w:sz w:val="20"/>
                <w:szCs w:val="20"/>
                <w:lang w:val="en-US"/>
              </w:rPr>
            </w:pPr>
            <w:ins w:id="136" w:author="Larry Pearlstein" w:date="2017-10-08T22:36:00Z">
              <w:r w:rsidRPr="00B56C97">
                <w:rPr>
                  <w:rFonts w:ascii="Calibri" w:eastAsia="Times New Roman" w:hAnsi="Calibri" w:cs="Times New Roman"/>
                  <w:sz w:val="20"/>
                  <w:szCs w:val="20"/>
                  <w:lang w:val="en-US"/>
                </w:rPr>
                <w:t> </w:t>
              </w:r>
            </w:ins>
          </w:p>
        </w:tc>
        <w:tc>
          <w:tcPr>
            <w:tcW w:w="2440" w:type="dxa"/>
            <w:tcBorders>
              <w:top w:val="nil"/>
              <w:left w:val="nil"/>
              <w:bottom w:val="nil"/>
              <w:right w:val="nil"/>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37" w:author="Larry Pearlstein" w:date="2017-10-08T22:36:00Z"/>
                <w:rFonts w:ascii="Calibri" w:eastAsia="Times New Roman" w:hAnsi="Calibri" w:cs="Times New Roman"/>
                <w:sz w:val="20"/>
                <w:szCs w:val="20"/>
                <w:lang w:val="en-US"/>
              </w:rPr>
            </w:pPr>
            <w:ins w:id="138" w:author="Larry Pearlstein" w:date="2017-10-08T22:36:00Z">
              <w:r w:rsidRPr="00B56C97">
                <w:rPr>
                  <w:rFonts w:ascii="Calibri" w:eastAsia="Times New Roman" w:hAnsi="Calibri" w:cs="Times New Roman"/>
                  <w:sz w:val="20"/>
                  <w:szCs w:val="20"/>
                  <w:lang w:val="en-US"/>
                </w:rPr>
                <w:t> </w:t>
              </w:r>
            </w:ins>
          </w:p>
        </w:tc>
        <w:tc>
          <w:tcPr>
            <w:tcW w:w="5920" w:type="dxa"/>
            <w:tcBorders>
              <w:top w:val="nil"/>
              <w:left w:val="nil"/>
              <w:bottom w:val="nil"/>
              <w:right w:val="nil"/>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139" w:author="Larry Pearlstein" w:date="2017-10-08T22:36:00Z"/>
                <w:rFonts w:ascii="Calibri" w:eastAsia="Times New Roman" w:hAnsi="Calibri" w:cs="Times New Roman"/>
                <w:sz w:val="20"/>
                <w:szCs w:val="20"/>
                <w:lang w:val="en-US"/>
              </w:rPr>
            </w:pPr>
            <w:ins w:id="140" w:author="Larry Pearlstein" w:date="2017-10-08T22:36:00Z">
              <w:r w:rsidRPr="00B56C97">
                <w:rPr>
                  <w:rFonts w:ascii="Calibri" w:eastAsia="Times New Roman" w:hAnsi="Calibri" w:cs="Times New Roman"/>
                  <w:sz w:val="20"/>
                  <w:szCs w:val="20"/>
                  <w:lang w:val="en-US"/>
                </w:rPr>
                <w:t> </w:t>
              </w:r>
            </w:ins>
          </w:p>
        </w:tc>
        <w:tc>
          <w:tcPr>
            <w:tcW w:w="102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41" w:author="Larry Pearlstein" w:date="2017-10-08T22:36:00Z"/>
                <w:rFonts w:ascii="Calibri" w:eastAsia="Times New Roman" w:hAnsi="Calibri" w:cs="Times New Roman"/>
                <w:sz w:val="20"/>
                <w:szCs w:val="20"/>
                <w:lang w:val="en-US"/>
              </w:rPr>
            </w:pPr>
            <w:ins w:id="142" w:author="Larry Pearlstein" w:date="2017-10-08T22:36:00Z">
              <w:r w:rsidRPr="00B56C97">
                <w:rPr>
                  <w:rFonts w:ascii="Calibri" w:eastAsia="Times New Roman" w:hAnsi="Calibri" w:cs="Times New Roman"/>
                  <w:sz w:val="20"/>
                  <w:szCs w:val="20"/>
                  <w:lang w:val="en-US"/>
                </w:rPr>
                <w:t> </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43" w:author="Larry Pearlstein" w:date="2017-10-08T22:36:00Z"/>
                <w:rFonts w:ascii="Calibri" w:eastAsia="Times New Roman" w:hAnsi="Calibri" w:cs="Times New Roman"/>
                <w:sz w:val="20"/>
                <w:szCs w:val="20"/>
                <w:lang w:val="en-US"/>
              </w:rPr>
            </w:pPr>
            <w:ins w:id="144" w:author="Larry Pearlstein" w:date="2017-10-08T22:36:00Z">
              <w:r w:rsidRPr="00B56C97">
                <w:rPr>
                  <w:rFonts w:ascii="Calibri" w:eastAsia="Times New Roman" w:hAnsi="Calibri" w:cs="Times New Roman"/>
                  <w:sz w:val="20"/>
                  <w:szCs w:val="20"/>
                  <w:lang w:val="en-US"/>
                </w:rPr>
                <w:t> </w:t>
              </w:r>
            </w:ins>
          </w:p>
        </w:tc>
      </w:tr>
      <w:tr w:rsidR="00B56C97" w:rsidRPr="00B56C97" w:rsidTr="00B56C97">
        <w:trPr>
          <w:trHeight w:val="780"/>
          <w:ins w:id="145" w:author="Larry Pearlstein" w:date="2017-10-08T22:36:00Z"/>
        </w:trPr>
        <w:tc>
          <w:tcPr>
            <w:tcW w:w="720" w:type="dxa"/>
            <w:tcBorders>
              <w:top w:val="single" w:sz="8" w:space="0" w:color="auto"/>
              <w:left w:val="single" w:sz="8" w:space="0" w:color="auto"/>
              <w:bottom w:val="single" w:sz="8" w:space="0" w:color="auto"/>
              <w:right w:val="nil"/>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46" w:author="Larry Pearlstein" w:date="2017-10-08T22:36:00Z"/>
                <w:rFonts w:ascii="Calibri" w:eastAsia="Times New Roman" w:hAnsi="Calibri" w:cs="Times New Roman"/>
                <w:b/>
                <w:bCs/>
                <w:sz w:val="20"/>
                <w:szCs w:val="20"/>
                <w:lang w:val="en-US"/>
              </w:rPr>
            </w:pPr>
            <w:ins w:id="147" w:author="Larry Pearlstein" w:date="2017-10-08T22:36:00Z">
              <w:r w:rsidRPr="00B56C97">
                <w:rPr>
                  <w:rFonts w:ascii="Calibri" w:eastAsia="Times New Roman" w:hAnsi="Calibri" w:cs="Times New Roman"/>
                  <w:b/>
                  <w:bCs/>
                  <w:sz w:val="20"/>
                  <w:szCs w:val="20"/>
                  <w:lang w:val="en-US"/>
                </w:rPr>
                <w:t>Lab Report Grade</w:t>
              </w:r>
            </w:ins>
          </w:p>
        </w:tc>
        <w:tc>
          <w:tcPr>
            <w:tcW w:w="2440" w:type="dxa"/>
            <w:tcBorders>
              <w:top w:val="single" w:sz="8" w:space="0" w:color="auto"/>
              <w:left w:val="nil"/>
              <w:bottom w:val="single" w:sz="8" w:space="0" w:color="auto"/>
              <w:right w:val="single" w:sz="8" w:space="0" w:color="auto"/>
            </w:tcBorders>
            <w:shd w:val="clear" w:color="000000" w:fill="FFF2CC"/>
            <w:vAlign w:val="bottom"/>
            <w:hideMark/>
          </w:tcPr>
          <w:p w:rsidR="00B56C97" w:rsidRPr="00B56C97" w:rsidRDefault="00CA3052"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48" w:author="Larry Pearlstein" w:date="2017-10-08T22:36:00Z"/>
                <w:rFonts w:ascii="Calibri" w:eastAsia="Times New Roman" w:hAnsi="Calibri" w:cs="Times New Roman"/>
                <w:b/>
                <w:bCs/>
                <w:sz w:val="20"/>
                <w:szCs w:val="20"/>
                <w:lang w:val="en-US"/>
              </w:rPr>
            </w:pPr>
            <w:ins w:id="149" w:author="Larry Pearlstein" w:date="2017-10-10T06:22:00Z">
              <w:r>
                <w:rPr>
                  <w:rFonts w:ascii="Calibri" w:eastAsia="Times New Roman" w:hAnsi="Calibri" w:cs="Times New Roman"/>
                  <w:b/>
                  <w:bCs/>
                  <w:sz w:val="20"/>
                  <w:szCs w:val="20"/>
                  <w:lang w:val="en-US"/>
                </w:rPr>
                <w:t>7.6</w:t>
              </w:r>
            </w:ins>
          </w:p>
        </w:tc>
        <w:tc>
          <w:tcPr>
            <w:tcW w:w="5920" w:type="dxa"/>
            <w:tcBorders>
              <w:top w:val="nil"/>
              <w:left w:val="nil"/>
              <w:bottom w:val="nil"/>
              <w:right w:val="nil"/>
            </w:tcBorders>
            <w:shd w:val="clear" w:color="000000" w:fill="FFF2CC"/>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rPr>
                <w:ins w:id="150" w:author="Larry Pearlstein" w:date="2017-10-08T22:36:00Z"/>
                <w:rFonts w:ascii="Calibri" w:eastAsia="Times New Roman" w:hAnsi="Calibri" w:cs="Times New Roman"/>
                <w:sz w:val="20"/>
                <w:szCs w:val="20"/>
                <w:lang w:val="en-US"/>
              </w:rPr>
            </w:pPr>
            <w:ins w:id="151" w:author="Larry Pearlstein" w:date="2017-10-08T22:36:00Z">
              <w:r w:rsidRPr="00B56C97">
                <w:rPr>
                  <w:rFonts w:ascii="Calibri" w:eastAsia="Times New Roman" w:hAnsi="Calibri" w:cs="Times New Roman"/>
                  <w:sz w:val="20"/>
                  <w:szCs w:val="20"/>
                  <w:lang w:val="en-US"/>
                </w:rPr>
                <w:t> </w:t>
              </w:r>
            </w:ins>
          </w:p>
        </w:tc>
        <w:tc>
          <w:tcPr>
            <w:tcW w:w="102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52" w:author="Larry Pearlstein" w:date="2017-10-08T22:36:00Z"/>
                <w:rFonts w:ascii="Calibri" w:eastAsia="Times New Roman" w:hAnsi="Calibri" w:cs="Times New Roman"/>
                <w:sz w:val="20"/>
                <w:szCs w:val="20"/>
                <w:lang w:val="en-US"/>
              </w:rPr>
            </w:pPr>
            <w:ins w:id="153" w:author="Larry Pearlstein" w:date="2017-10-08T22:36:00Z">
              <w:r w:rsidRPr="00B56C97">
                <w:rPr>
                  <w:rFonts w:ascii="Calibri" w:eastAsia="Times New Roman" w:hAnsi="Calibri" w:cs="Times New Roman"/>
                  <w:sz w:val="20"/>
                  <w:szCs w:val="20"/>
                  <w:lang w:val="en-US"/>
                </w:rPr>
                <w:t> </w:t>
              </w:r>
            </w:ins>
          </w:p>
        </w:tc>
        <w:tc>
          <w:tcPr>
            <w:tcW w:w="1300" w:type="dxa"/>
            <w:tcBorders>
              <w:top w:val="nil"/>
              <w:left w:val="nil"/>
              <w:bottom w:val="nil"/>
              <w:right w:val="nil"/>
            </w:tcBorders>
            <w:shd w:val="clear" w:color="000000" w:fill="FFF2CC"/>
            <w:noWrap/>
            <w:vAlign w:val="bottom"/>
            <w:hideMark/>
          </w:tcPr>
          <w:p w:rsidR="00B56C97" w:rsidRPr="00B56C97" w:rsidRDefault="00B56C97" w:rsidP="00B56C97">
            <w:pPr>
              <w:pBdr>
                <w:top w:val="none" w:sz="0" w:space="0" w:color="auto"/>
                <w:left w:val="none" w:sz="0" w:space="0" w:color="auto"/>
                <w:bottom w:val="none" w:sz="0" w:space="0" w:color="auto"/>
                <w:right w:val="none" w:sz="0" w:space="0" w:color="auto"/>
                <w:between w:val="none" w:sz="0" w:space="0" w:color="auto"/>
              </w:pBdr>
              <w:spacing w:line="240" w:lineRule="auto"/>
              <w:jc w:val="center"/>
              <w:rPr>
                <w:ins w:id="154" w:author="Larry Pearlstein" w:date="2017-10-08T22:36:00Z"/>
                <w:rFonts w:ascii="Calibri" w:eastAsia="Times New Roman" w:hAnsi="Calibri" w:cs="Times New Roman"/>
                <w:sz w:val="20"/>
                <w:szCs w:val="20"/>
                <w:lang w:val="en-US"/>
              </w:rPr>
            </w:pPr>
            <w:ins w:id="155" w:author="Larry Pearlstein" w:date="2017-10-08T22:36:00Z">
              <w:r w:rsidRPr="00B56C97">
                <w:rPr>
                  <w:rFonts w:ascii="Calibri" w:eastAsia="Times New Roman" w:hAnsi="Calibri" w:cs="Times New Roman"/>
                  <w:sz w:val="20"/>
                  <w:szCs w:val="20"/>
                  <w:lang w:val="en-US"/>
                </w:rPr>
                <w:t> </w:t>
              </w:r>
            </w:ins>
          </w:p>
        </w:tc>
      </w:tr>
    </w:tbl>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p w:rsidR="009B12FA" w:rsidRDefault="009B12FA">
      <w:pPr>
        <w:ind w:right="180" w:hanging="720"/>
        <w:rPr>
          <w:rFonts w:ascii="Times New Roman" w:eastAsia="Times New Roman" w:hAnsi="Times New Roman" w:cs="Times New Roman"/>
          <w:sz w:val="24"/>
          <w:szCs w:val="24"/>
        </w:rPr>
      </w:pPr>
    </w:p>
    <w:sectPr w:rsidR="009B12FA" w:rsidSect="00B56C97">
      <w:type w:val="continuous"/>
      <w:pgSz w:w="12240" w:h="15840"/>
      <w:pgMar w:top="1440" w:right="720" w:bottom="1440" w:left="810" w:header="0" w:footer="720" w:gutter="0"/>
      <w:cols w:num="1" w:space="720" w:equalWidth="1"/>
      <w:sectPrChange w:id="156" w:author="Larry Pearlstein" w:date="2017-10-08T22:36:00Z">
        <w:sectPr w:rsidR="009B12FA" w:rsidSect="00B56C97">
          <w:pgMar w:top="1440" w:right="720" w:bottom="1440" w:left="810" w:header="0" w:footer="720" w:gutter="0"/>
          <w:cols w:num="2" w:equalWidth="0">
            <w:col w:w="4995" w:space="720"/>
            <w:col w:w="4995"/>
          </w:cols>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219BCD2"/>
    <w:multiLevelType w:val="hybridMultilevel"/>
    <w:tmpl w:val="3AD74E7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rry Pearlstein">
    <w15:presenceInfo w15:providerId="None" w15:userId="Larry Pearlst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compat>
    <w:compatSetting w:name="compatibilityMode" w:uri="http://schemas.microsoft.com/office/word" w:val="14"/>
  </w:compat>
  <w:rsids>
    <w:rsidRoot w:val="009B12FA"/>
    <w:rsid w:val="003E44DA"/>
    <w:rsid w:val="004E1501"/>
    <w:rsid w:val="006C7511"/>
    <w:rsid w:val="009B12FA"/>
    <w:rsid w:val="00B56C97"/>
    <w:rsid w:val="00C33FEE"/>
    <w:rsid w:val="00CA3052"/>
    <w:rsid w:val="00E6077F"/>
    <w:rsid w:val="00F92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E4EFE"/>
  <w15:docId w15:val="{C4ECA4F7-4251-453E-AE4F-47A6F5DFA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Default">
    <w:name w:val="Default"/>
    <w:rsid w:val="00E60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rPr>
      <w:rFonts w:ascii="Calibri" w:hAnsi="Calibri" w:cs="Calibri"/>
      <w:sz w:val="24"/>
      <w:szCs w:val="24"/>
      <w:lang w:val="en-US"/>
    </w:rPr>
  </w:style>
  <w:style w:type="paragraph" w:styleId="BalloonText">
    <w:name w:val="Balloon Text"/>
    <w:basedOn w:val="Normal"/>
    <w:link w:val="BalloonTextChar"/>
    <w:uiPriority w:val="99"/>
    <w:semiHidden/>
    <w:unhideWhenUsed/>
    <w:rsid w:val="00E6077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7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918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1723</TotalTime>
  <Pages>6</Pages>
  <Words>949</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Larry Pearlstein</cp:lastModifiedBy>
  <cp:revision>4</cp:revision>
  <dcterms:created xsi:type="dcterms:W3CDTF">2017-10-09T02:30:00Z</dcterms:created>
  <dcterms:modified xsi:type="dcterms:W3CDTF">2017-10-10T10:27:00Z</dcterms:modified>
</cp:coreProperties>
</file>